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6D8B" w14:textId="0D47D0B4" w:rsidR="3A38D740" w:rsidRDefault="004376D9" w:rsidP="3A38D740">
      <w:pPr>
        <w:spacing w:line="480" w:lineRule="auto"/>
        <w:jc w:val="center"/>
        <w:rPr>
          <w:rFonts w:ascii="Arial" w:eastAsia="Arial" w:hAnsi="Arial"/>
          <w:b/>
          <w:sz w:val="22"/>
          <w:rPrChange w:id="0" w:author="Sieler Jr, Michael James" w:date="2023-06-13T12:11:00Z">
            <w:rPr>
              <w:rFonts w:ascii="Arial" w:eastAsia="Arial" w:hAnsi="Arial"/>
              <w:sz w:val="22"/>
            </w:rPr>
          </w:rPrChange>
        </w:rPr>
      </w:pPr>
      <w:del w:id="1" w:author="Sieler Jr, Michael James" w:date="2023-06-13T12:11:00Z">
        <w:r w:rsidRPr="004376D9">
          <w:rPr>
            <w:rFonts w:ascii="Arial" w:eastAsia="Arial" w:hAnsi="Arial" w:cs="Arial"/>
            <w:b/>
            <w:bCs/>
            <w:sz w:val="22"/>
            <w:szCs w:val="22"/>
          </w:rPr>
          <w:delText>Diet drives</w:delText>
        </w:r>
      </w:del>
      <w:ins w:id="2" w:author="Sieler Jr, Michael James" w:date="2023-06-13T12:11:00Z">
        <w:r w:rsidR="12D3885A" w:rsidRPr="12D3885A">
          <w:rPr>
            <w:rFonts w:ascii="Arial" w:eastAsia="Arial" w:hAnsi="Arial" w:cs="Arial"/>
            <w:b/>
            <w:bCs/>
            <w:sz w:val="22"/>
            <w:szCs w:val="22"/>
          </w:rPr>
          <w:t>Disentangling</w:t>
        </w:r>
      </w:ins>
      <w:r w:rsidR="12D3885A" w:rsidRPr="12D3885A">
        <w:rPr>
          <w:rFonts w:ascii="Arial" w:eastAsia="Arial" w:hAnsi="Arial" w:cs="Arial"/>
          <w:b/>
          <w:bCs/>
          <w:sz w:val="22"/>
          <w:szCs w:val="22"/>
        </w:rPr>
        <w:t xml:space="preserve"> the </w:t>
      </w:r>
      <w:del w:id="3" w:author="Sieler Jr, Michael James" w:date="2023-06-13T12:11:00Z">
        <w:r w:rsidRPr="004376D9">
          <w:rPr>
            <w:rFonts w:ascii="Arial" w:eastAsia="Arial" w:hAnsi="Arial" w:cs="Arial"/>
            <w:b/>
            <w:bCs/>
            <w:sz w:val="22"/>
            <w:szCs w:val="22"/>
          </w:rPr>
          <w:delText>successional development of the</w:delText>
        </w:r>
      </w:del>
      <w:ins w:id="4" w:author="Sieler Jr, Michael James" w:date="2023-06-13T12:11:00Z">
        <w:r w:rsidR="12D3885A" w:rsidRPr="12D3885A">
          <w:rPr>
            <w:rFonts w:ascii="Arial" w:eastAsia="Arial" w:hAnsi="Arial" w:cs="Arial"/>
            <w:b/>
            <w:bCs/>
            <w:sz w:val="22"/>
            <w:szCs w:val="22"/>
          </w:rPr>
          <w:t>link between</w:t>
        </w:r>
      </w:ins>
      <w:r w:rsidR="12D3885A" w:rsidRPr="12D3885A">
        <w:rPr>
          <w:rFonts w:ascii="Arial" w:eastAsia="Arial" w:hAnsi="Arial" w:cs="Arial"/>
          <w:b/>
          <w:bCs/>
          <w:sz w:val="22"/>
          <w:szCs w:val="22"/>
        </w:rPr>
        <w:t xml:space="preserve"> zebrafish </w:t>
      </w:r>
      <w:ins w:id="5" w:author="Sieler Jr, Michael James" w:date="2023-06-13T12:11:00Z">
        <w:r w:rsidR="12D3885A" w:rsidRPr="12D3885A">
          <w:rPr>
            <w:rFonts w:ascii="Arial" w:eastAsia="Arial" w:hAnsi="Arial" w:cs="Arial"/>
            <w:b/>
            <w:bCs/>
            <w:sz w:val="22"/>
            <w:szCs w:val="22"/>
          </w:rPr>
          <w:t xml:space="preserve">diet, </w:t>
        </w:r>
      </w:ins>
      <w:r w:rsidR="12D3885A" w:rsidRPr="12D3885A">
        <w:rPr>
          <w:rFonts w:ascii="Arial" w:eastAsia="Arial" w:hAnsi="Arial" w:cs="Arial"/>
          <w:b/>
          <w:bCs/>
          <w:sz w:val="22"/>
          <w:szCs w:val="22"/>
        </w:rPr>
        <w:t xml:space="preserve">gut microbiome </w:t>
      </w:r>
      <w:ins w:id="6" w:author="Sieler Jr, Michael James" w:date="2023-06-13T12:11:00Z">
        <w:r w:rsidR="12D3885A" w:rsidRPr="12D3885A">
          <w:rPr>
            <w:rFonts w:ascii="Arial" w:eastAsia="Arial" w:hAnsi="Arial" w:cs="Arial"/>
            <w:b/>
            <w:bCs/>
            <w:sz w:val="22"/>
            <w:szCs w:val="22"/>
          </w:rPr>
          <w:t xml:space="preserve">succession, </w:t>
        </w:r>
      </w:ins>
      <w:r w:rsidR="12D3885A" w:rsidRPr="12D3885A">
        <w:rPr>
          <w:rFonts w:ascii="Arial" w:eastAsia="Arial" w:hAnsi="Arial" w:cs="Arial"/>
          <w:b/>
          <w:bCs/>
          <w:sz w:val="22"/>
          <w:szCs w:val="22"/>
        </w:rPr>
        <w:t xml:space="preserve">and </w:t>
      </w:r>
      <w:del w:id="7" w:author="Sieler Jr, Michael James" w:date="2023-06-13T12:11:00Z">
        <w:r w:rsidRPr="004376D9">
          <w:rPr>
            <w:rFonts w:ascii="Arial" w:eastAsia="Arial" w:hAnsi="Arial" w:cs="Arial"/>
            <w:b/>
            <w:bCs/>
            <w:sz w:val="22"/>
            <w:szCs w:val="22"/>
          </w:rPr>
          <w:delText xml:space="preserve">its sensitivity </w:delText>
        </w:r>
      </w:del>
      <w:r w:rsidR="00451D19" w:rsidRPr="00F46E64">
        <w:rPr>
          <w:rFonts w:ascii="Arial" w:eastAsia="Arial" w:hAnsi="Arial" w:cs="Arial"/>
          <w:b/>
          <w:bCs/>
          <w:i/>
          <w:iCs/>
          <w:sz w:val="22"/>
          <w:szCs w:val="22"/>
        </w:rPr>
        <w:t>Mycobacterium chelonae</w:t>
      </w:r>
      <w:r w:rsidR="12D3885A" w:rsidRPr="12D3885A">
        <w:rPr>
          <w:rFonts w:ascii="Arial" w:eastAsia="Arial" w:hAnsi="Arial" w:cs="Arial"/>
          <w:b/>
          <w:bCs/>
          <w:sz w:val="22"/>
          <w:szCs w:val="22"/>
        </w:rPr>
        <w:t xml:space="preserve"> </w:t>
      </w:r>
      <w:del w:id="8" w:author="Sieler Jr, Michael James" w:date="2023-06-13T12:11:00Z">
        <w:r w:rsidR="00FC5B2C">
          <w:rPr>
            <w:rFonts w:ascii="Arial" w:eastAsia="Arial" w:hAnsi="Arial" w:cs="Arial"/>
            <w:b/>
            <w:bCs/>
            <w:sz w:val="22"/>
            <w:szCs w:val="22"/>
          </w:rPr>
          <w:delText>exposure</w:delText>
        </w:r>
      </w:del>
      <w:ins w:id="9" w:author="Sieler Jr, Michael James" w:date="2023-06-13T12:11:00Z">
        <w:r w:rsidR="12D3885A" w:rsidRPr="12D3885A">
          <w:rPr>
            <w:rFonts w:ascii="Arial" w:eastAsia="Arial" w:hAnsi="Arial" w:cs="Arial"/>
            <w:b/>
            <w:bCs/>
            <w:sz w:val="22"/>
            <w:szCs w:val="22"/>
          </w:rPr>
          <w:t>infection</w:t>
        </w:r>
      </w:ins>
    </w:p>
    <w:p w14:paraId="4D15C7F8" w14:textId="69656299" w:rsidR="00E43813" w:rsidRPr="00890188" w:rsidRDefault="217D0C5E" w:rsidP="006258E4">
      <w:pPr>
        <w:spacing w:line="480" w:lineRule="auto"/>
        <w:jc w:val="center"/>
        <w:rPr>
          <w:rFonts w:ascii="Arial" w:eastAsia="Arial" w:hAnsi="Arial" w:cs="Arial"/>
          <w:sz w:val="22"/>
          <w:szCs w:val="22"/>
        </w:rPr>
      </w:pPr>
      <w:r w:rsidRPr="00890188">
        <w:rPr>
          <w:rFonts w:ascii="Arial" w:eastAsia="Arial" w:hAnsi="Arial" w:cs="Arial"/>
          <w:sz w:val="22"/>
          <w:szCs w:val="22"/>
        </w:rPr>
        <w:t xml:space="preserve">Michael </w:t>
      </w:r>
      <w:r w:rsidR="008C692A" w:rsidRPr="00890188">
        <w:rPr>
          <w:rFonts w:ascii="Arial" w:eastAsia="Arial" w:hAnsi="Arial" w:cs="Arial"/>
          <w:sz w:val="22"/>
          <w:szCs w:val="22"/>
        </w:rPr>
        <w:t xml:space="preserve">J. </w:t>
      </w:r>
      <w:r w:rsidRPr="00890188">
        <w:rPr>
          <w:rFonts w:ascii="Arial" w:eastAsia="Arial" w:hAnsi="Arial" w:cs="Arial"/>
          <w:sz w:val="22"/>
          <w:szCs w:val="22"/>
        </w:rPr>
        <w:t>Sieler</w:t>
      </w:r>
      <w:r w:rsidR="008C692A" w:rsidRPr="00890188">
        <w:rPr>
          <w:rFonts w:ascii="Arial" w:eastAsia="Arial" w:hAnsi="Arial" w:cs="Arial"/>
          <w:sz w:val="22"/>
          <w:szCs w:val="22"/>
        </w:rPr>
        <w:t xml:space="preserve"> Jr.</w:t>
      </w:r>
      <w:r w:rsidR="00911E65" w:rsidRPr="00E02D32">
        <w:rPr>
          <w:rFonts w:ascii="Arial" w:eastAsia="Arial" w:hAnsi="Arial" w:cs="Arial"/>
          <w:sz w:val="22"/>
          <w:szCs w:val="22"/>
          <w:vertAlign w:val="superscript"/>
        </w:rPr>
        <w:t>1</w:t>
      </w:r>
      <w:r w:rsidRPr="00890188">
        <w:rPr>
          <w:rFonts w:ascii="Arial" w:eastAsia="Arial" w:hAnsi="Arial" w:cs="Arial"/>
          <w:sz w:val="22"/>
          <w:szCs w:val="22"/>
        </w:rPr>
        <w:t xml:space="preserve">, Colleen </w:t>
      </w:r>
      <w:r w:rsidR="0090241A" w:rsidRPr="00890188">
        <w:rPr>
          <w:rFonts w:ascii="Arial" w:eastAsia="Arial" w:hAnsi="Arial" w:cs="Arial"/>
          <w:sz w:val="22"/>
          <w:szCs w:val="22"/>
        </w:rPr>
        <w:t xml:space="preserve">E. </w:t>
      </w:r>
      <w:r w:rsidRPr="00890188">
        <w:rPr>
          <w:rFonts w:ascii="Arial" w:eastAsia="Arial" w:hAnsi="Arial" w:cs="Arial"/>
          <w:sz w:val="22"/>
          <w:szCs w:val="22"/>
        </w:rPr>
        <w:t>Al-Samarrie</w:t>
      </w:r>
      <w:r w:rsidR="00911E65" w:rsidRPr="00F37A2B">
        <w:rPr>
          <w:rFonts w:ascii="Arial" w:eastAsia="Arial" w:hAnsi="Arial" w:cs="Arial"/>
          <w:sz w:val="22"/>
          <w:szCs w:val="22"/>
          <w:vertAlign w:val="superscript"/>
        </w:rPr>
        <w:t>1</w:t>
      </w:r>
      <w:r w:rsidRPr="00890188">
        <w:rPr>
          <w:rFonts w:ascii="Arial" w:eastAsia="Arial" w:hAnsi="Arial" w:cs="Arial"/>
          <w:sz w:val="22"/>
          <w:szCs w:val="22"/>
        </w:rPr>
        <w:t xml:space="preserve">, Kristin </w:t>
      </w:r>
      <w:r w:rsidR="001B0709" w:rsidRPr="00890188">
        <w:rPr>
          <w:rFonts w:ascii="Arial" w:eastAsia="Arial" w:hAnsi="Arial" w:cs="Arial"/>
          <w:sz w:val="22"/>
          <w:szCs w:val="22"/>
        </w:rPr>
        <w:t xml:space="preserve">D. </w:t>
      </w:r>
      <w:r w:rsidRPr="00890188">
        <w:rPr>
          <w:rFonts w:ascii="Arial" w:eastAsia="Arial" w:hAnsi="Arial" w:cs="Arial"/>
          <w:sz w:val="22"/>
          <w:szCs w:val="22"/>
        </w:rPr>
        <w:t>Kasschau</w:t>
      </w:r>
      <w:r w:rsidR="00911E65" w:rsidRPr="00F37A2B">
        <w:rPr>
          <w:rFonts w:ascii="Arial" w:eastAsia="Arial" w:hAnsi="Arial" w:cs="Arial"/>
          <w:sz w:val="22"/>
          <w:szCs w:val="22"/>
          <w:vertAlign w:val="superscript"/>
        </w:rPr>
        <w:t>1</w:t>
      </w:r>
      <w:r w:rsidRPr="00890188">
        <w:rPr>
          <w:rFonts w:ascii="Arial" w:eastAsia="Arial" w:hAnsi="Arial" w:cs="Arial"/>
          <w:sz w:val="22"/>
          <w:szCs w:val="22"/>
        </w:rPr>
        <w:t>,</w:t>
      </w:r>
      <w:r w:rsidR="00801AAC" w:rsidRPr="00890188">
        <w:rPr>
          <w:rFonts w:ascii="Arial" w:eastAsia="Arial" w:hAnsi="Arial" w:cs="Arial"/>
          <w:sz w:val="22"/>
          <w:szCs w:val="22"/>
        </w:rPr>
        <w:t xml:space="preserve"> Zoltan M. Varga</w:t>
      </w:r>
      <w:r w:rsidR="00220480">
        <w:rPr>
          <w:rFonts w:ascii="Arial" w:eastAsia="Arial" w:hAnsi="Arial" w:cs="Arial"/>
          <w:sz w:val="22"/>
          <w:szCs w:val="22"/>
          <w:vertAlign w:val="superscript"/>
        </w:rPr>
        <w:t>2</w:t>
      </w:r>
      <w:r w:rsidR="00801AAC" w:rsidRPr="00890188">
        <w:rPr>
          <w:rFonts w:ascii="Arial" w:eastAsia="Arial" w:hAnsi="Arial" w:cs="Arial"/>
          <w:sz w:val="22"/>
          <w:szCs w:val="22"/>
        </w:rPr>
        <w:t>,</w:t>
      </w:r>
      <w:r w:rsidRPr="00890188">
        <w:rPr>
          <w:rFonts w:ascii="Arial" w:eastAsia="Arial" w:hAnsi="Arial" w:cs="Arial"/>
          <w:sz w:val="22"/>
          <w:szCs w:val="22"/>
        </w:rPr>
        <w:t xml:space="preserve"> Michael </w:t>
      </w:r>
      <w:r w:rsidR="00BE4B74" w:rsidRPr="00890188">
        <w:rPr>
          <w:rFonts w:ascii="Arial" w:eastAsia="Arial" w:hAnsi="Arial" w:cs="Arial"/>
          <w:sz w:val="22"/>
          <w:szCs w:val="22"/>
        </w:rPr>
        <w:t xml:space="preserve">L. </w:t>
      </w:r>
      <w:r w:rsidRPr="00890188">
        <w:rPr>
          <w:rFonts w:ascii="Arial" w:eastAsia="Arial" w:hAnsi="Arial" w:cs="Arial"/>
          <w:sz w:val="22"/>
          <w:szCs w:val="22"/>
        </w:rPr>
        <w:t>Kent</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w:t>
      </w:r>
      <w:r w:rsidR="00AD33EE">
        <w:rPr>
          <w:rFonts w:ascii="Arial" w:eastAsia="Arial" w:hAnsi="Arial" w:cs="Arial"/>
          <w:sz w:val="22"/>
          <w:szCs w:val="22"/>
          <w:vertAlign w:val="superscript"/>
        </w:rPr>
        <w:t>2,</w:t>
      </w:r>
      <w:r w:rsidR="00911E65">
        <w:rPr>
          <w:rFonts w:ascii="Arial" w:eastAsia="Arial" w:hAnsi="Arial" w:cs="Arial"/>
          <w:sz w:val="22"/>
          <w:szCs w:val="22"/>
          <w:vertAlign w:val="superscript"/>
        </w:rPr>
        <w:t>3</w:t>
      </w:r>
      <w:r w:rsidRPr="00890188">
        <w:rPr>
          <w:rFonts w:ascii="Arial" w:eastAsia="Arial" w:hAnsi="Arial" w:cs="Arial"/>
          <w:sz w:val="22"/>
          <w:szCs w:val="22"/>
        </w:rPr>
        <w:t>, Thomas J. Sharpton</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w:t>
      </w:r>
      <w:r w:rsidR="00220480">
        <w:rPr>
          <w:rFonts w:ascii="Arial" w:eastAsia="Arial" w:hAnsi="Arial" w:cs="Arial"/>
          <w:sz w:val="22"/>
          <w:szCs w:val="22"/>
          <w:vertAlign w:val="superscript"/>
        </w:rPr>
        <w:t>4</w:t>
      </w:r>
    </w:p>
    <w:p w14:paraId="6E3C4C07" w14:textId="61F12534" w:rsidR="00D06789" w:rsidRPr="00890188" w:rsidRDefault="217D0C5E" w:rsidP="006258E4">
      <w:pPr>
        <w:spacing w:line="480" w:lineRule="auto"/>
        <w:rPr>
          <w:rFonts w:ascii="Arial" w:eastAsia="Arial" w:hAnsi="Arial" w:cs="Arial"/>
          <w:sz w:val="22"/>
          <w:szCs w:val="22"/>
        </w:rPr>
      </w:pPr>
      <w:r w:rsidRPr="00890188">
        <w:rPr>
          <w:rFonts w:ascii="Arial" w:eastAsia="Arial" w:hAnsi="Arial" w:cs="Arial"/>
          <w:b/>
          <w:bCs/>
          <w:sz w:val="22"/>
          <w:szCs w:val="22"/>
        </w:rPr>
        <w:t>Abstract</w:t>
      </w:r>
    </w:p>
    <w:p w14:paraId="61F97496" w14:textId="77777777" w:rsidR="00BD5ECE" w:rsidRPr="00890188" w:rsidRDefault="00BD5ECE" w:rsidP="006258E4">
      <w:pPr>
        <w:spacing w:line="480" w:lineRule="auto"/>
        <w:rPr>
          <w:rFonts w:ascii="Arial" w:eastAsia="Arial" w:hAnsi="Arial" w:cs="Arial"/>
          <w:sz w:val="22"/>
          <w:szCs w:val="22"/>
        </w:rPr>
      </w:pPr>
    </w:p>
    <w:p w14:paraId="68A03649" w14:textId="5155F964" w:rsidR="001D31EB"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Background</w:t>
      </w:r>
      <w:r>
        <w:rPr>
          <w:rFonts w:ascii="Arial" w:eastAsia="Arial" w:hAnsi="Arial" w:cs="Arial"/>
          <w:sz w:val="22"/>
          <w:szCs w:val="22"/>
        </w:rPr>
        <w:t xml:space="preserve">: </w:t>
      </w:r>
      <w:r w:rsidR="217D0C5E" w:rsidRPr="00890188">
        <w:rPr>
          <w:rFonts w:ascii="Arial" w:eastAsia="Arial" w:hAnsi="Arial" w:cs="Arial"/>
          <w:sz w:val="22"/>
          <w:szCs w:val="22"/>
        </w:rPr>
        <w:t>Despite the long-established importance of zebrafish</w:t>
      </w:r>
      <w:r w:rsidR="00BE4B74" w:rsidRPr="00890188">
        <w:rPr>
          <w:rFonts w:ascii="Arial" w:eastAsia="Arial" w:hAnsi="Arial" w:cs="Arial"/>
          <w:sz w:val="22"/>
          <w:szCs w:val="22"/>
        </w:rPr>
        <w:t xml:space="preserve"> (</w:t>
      </w:r>
      <w:r w:rsidR="00BE4B74" w:rsidRPr="00890188">
        <w:rPr>
          <w:rFonts w:ascii="Arial" w:eastAsia="Arial" w:hAnsi="Arial" w:cs="Arial"/>
          <w:i/>
          <w:sz w:val="22"/>
          <w:szCs w:val="22"/>
        </w:rPr>
        <w:t>Danio rerio</w:t>
      </w:r>
      <w:r w:rsidR="00BE4B74" w:rsidRPr="00890188">
        <w:rPr>
          <w:rFonts w:ascii="Arial" w:eastAsia="Arial" w:hAnsi="Arial" w:cs="Arial"/>
          <w:sz w:val="22"/>
          <w:szCs w:val="22"/>
        </w:rPr>
        <w:t>)</w:t>
      </w:r>
      <w:r w:rsidR="217D0C5E" w:rsidRPr="00890188">
        <w:rPr>
          <w:rFonts w:ascii="Arial" w:eastAsia="Arial" w:hAnsi="Arial" w:cs="Arial"/>
          <w:sz w:val="22"/>
          <w:szCs w:val="22"/>
        </w:rPr>
        <w:t xml:space="preserve"> as a model organism and their increasing use in microbiome-targeted studies, relatively little is known about how husbandry practices involving diet impact the zebrafish gut microbiome. Given the microbiome’s important role in mediating host physiology and the potential for diet to drive variation in microbiome composition, we sought to clarify how three different dietary formulations that are commonly used in zebrafish facilities impact the gut microbiome. </w:t>
      </w:r>
      <w:r w:rsidR="001F0A4E" w:rsidRPr="00890188">
        <w:rPr>
          <w:rFonts w:ascii="Arial" w:eastAsia="Arial" w:hAnsi="Arial" w:cs="Arial"/>
          <w:sz w:val="22"/>
          <w:szCs w:val="22"/>
        </w:rPr>
        <w:t>We compared the composition of gut microbiomes in approximately 60 AB line adult</w:t>
      </w:r>
      <w:r w:rsidR="00F102E0" w:rsidRPr="00890188">
        <w:rPr>
          <w:rFonts w:ascii="Arial" w:eastAsia="Arial" w:hAnsi="Arial" w:cs="Arial"/>
          <w:sz w:val="22"/>
          <w:szCs w:val="22"/>
        </w:rPr>
        <w:t xml:space="preserve"> (</w:t>
      </w:r>
      <w:r w:rsidR="00377771">
        <w:rPr>
          <w:rFonts w:ascii="Arial" w:eastAsia="Arial" w:hAnsi="Arial" w:cs="Arial"/>
          <w:sz w:val="22"/>
          <w:szCs w:val="22"/>
        </w:rPr>
        <w:t>129</w:t>
      </w:r>
      <w:r w:rsidR="00F102E0" w:rsidRPr="00890188">
        <w:rPr>
          <w:rFonts w:ascii="Arial" w:eastAsia="Arial" w:hAnsi="Arial" w:cs="Arial"/>
          <w:sz w:val="22"/>
          <w:szCs w:val="22"/>
        </w:rPr>
        <w:t xml:space="preserve">- and </w:t>
      </w:r>
      <w:r w:rsidR="00377771">
        <w:rPr>
          <w:rFonts w:ascii="Arial" w:eastAsia="Arial" w:hAnsi="Arial" w:cs="Arial"/>
          <w:sz w:val="22"/>
          <w:szCs w:val="22"/>
        </w:rPr>
        <w:t>214</w:t>
      </w:r>
      <w:r w:rsidR="00F102E0" w:rsidRPr="00890188">
        <w:rPr>
          <w:rFonts w:ascii="Arial" w:eastAsia="Arial" w:hAnsi="Arial" w:cs="Arial"/>
          <w:sz w:val="22"/>
          <w:szCs w:val="22"/>
        </w:rPr>
        <w:t>-</w:t>
      </w:r>
      <w:r w:rsidR="00377771">
        <w:rPr>
          <w:rFonts w:ascii="Arial" w:eastAsia="Arial" w:hAnsi="Arial" w:cs="Arial"/>
          <w:sz w:val="22"/>
          <w:szCs w:val="22"/>
        </w:rPr>
        <w:t>day</w:t>
      </w:r>
      <w:r w:rsidR="00F102E0" w:rsidRPr="00890188">
        <w:rPr>
          <w:rFonts w:ascii="Arial" w:eastAsia="Arial" w:hAnsi="Arial" w:cs="Arial"/>
          <w:sz w:val="22"/>
          <w:szCs w:val="22"/>
        </w:rPr>
        <w:t>-old)</w:t>
      </w:r>
      <w:r w:rsidR="001F0A4E" w:rsidRPr="00890188">
        <w:rPr>
          <w:rFonts w:ascii="Arial" w:eastAsia="Arial" w:hAnsi="Arial" w:cs="Arial"/>
          <w:sz w:val="22"/>
          <w:szCs w:val="22"/>
        </w:rPr>
        <w:t xml:space="preserve"> zebrafish fed each diet throughout their lifespan. </w:t>
      </w:r>
    </w:p>
    <w:p w14:paraId="0BB4EFA1" w14:textId="69C9DD5D" w:rsidR="001D31EB" w:rsidRDefault="13551973" w:rsidP="006258E4">
      <w:pPr>
        <w:spacing w:line="480" w:lineRule="auto"/>
        <w:rPr>
          <w:rFonts w:ascii="Arial" w:eastAsia="Arial" w:hAnsi="Arial" w:cs="Arial"/>
          <w:sz w:val="22"/>
          <w:szCs w:val="22"/>
        </w:rPr>
      </w:pPr>
      <w:r w:rsidRPr="13551973">
        <w:rPr>
          <w:rFonts w:ascii="Arial" w:eastAsia="Arial" w:hAnsi="Arial" w:cs="Arial"/>
          <w:b/>
          <w:bCs/>
          <w:sz w:val="22"/>
          <w:szCs w:val="22"/>
        </w:rPr>
        <w:t>Results</w:t>
      </w:r>
      <w:r w:rsidRPr="13551973">
        <w:rPr>
          <w:rFonts w:ascii="Arial" w:eastAsia="Arial" w:hAnsi="Arial" w:cs="Arial"/>
          <w:sz w:val="22"/>
          <w:szCs w:val="22"/>
        </w:rPr>
        <w:t xml:space="preserve">: Our analysis finds that diet has a substantial impact on the composition of the gut microbiome in adult fish, and that diet also impacts the developmental variation in the gut microbiome. </w:t>
      </w:r>
      <w:r w:rsidR="00164397" w:rsidRPr="00164397">
        <w:rPr>
          <w:rFonts w:ascii="Arial" w:eastAsia="Arial" w:hAnsi="Arial" w:cs="Arial"/>
          <w:sz w:val="22"/>
          <w:szCs w:val="22"/>
        </w:rPr>
        <w:t xml:space="preserve">We further evaluated </w:t>
      </w:r>
      <w:del w:id="10" w:author="Sieler Jr, Michael James" w:date="2023-06-13T12:11:00Z">
        <w:r w:rsidR="217D0C5E" w:rsidRPr="00890188">
          <w:rPr>
            <w:rFonts w:ascii="Arial" w:eastAsia="Arial" w:hAnsi="Arial" w:cs="Arial"/>
            <w:sz w:val="22"/>
            <w:szCs w:val="22"/>
          </w:rPr>
          <w:delText>whether the</w:delText>
        </w:r>
      </w:del>
      <w:ins w:id="11" w:author="Sieler Jr, Michael James" w:date="2023-06-13T12:11:00Z">
        <w:r w:rsidR="00164397" w:rsidRPr="00164397">
          <w:rPr>
            <w:rFonts w:ascii="Arial" w:eastAsia="Arial" w:hAnsi="Arial" w:cs="Arial"/>
            <w:sz w:val="22"/>
            <w:szCs w:val="22"/>
          </w:rPr>
          <w:t>how</w:t>
        </w:r>
      </w:ins>
      <w:r w:rsidR="00164397" w:rsidRPr="00164397">
        <w:rPr>
          <w:rFonts w:ascii="Arial" w:eastAsia="Arial" w:hAnsi="Arial" w:cs="Arial"/>
          <w:sz w:val="22"/>
          <w:szCs w:val="22"/>
        </w:rPr>
        <w:t xml:space="preserve"> 214-day-old fish microbiome compositions </w:t>
      </w:r>
      <w:del w:id="12" w:author="Sieler Jr, Michael James" w:date="2023-06-13T12:11:00Z">
        <w:r w:rsidR="217D0C5E" w:rsidRPr="00890188">
          <w:rPr>
            <w:rFonts w:ascii="Arial" w:eastAsia="Arial" w:hAnsi="Arial" w:cs="Arial"/>
            <w:sz w:val="22"/>
            <w:szCs w:val="22"/>
          </w:rPr>
          <w:delText>that result from dietary variation are differentially sensitive</w:delText>
        </w:r>
      </w:del>
      <w:ins w:id="13" w:author="Sieler Jr, Michael James" w:date="2023-06-13T12:11:00Z">
        <w:r w:rsidR="00164397" w:rsidRPr="00164397">
          <w:rPr>
            <w:rFonts w:ascii="Arial" w:eastAsia="Arial" w:hAnsi="Arial" w:cs="Arial"/>
            <w:sz w:val="22"/>
            <w:szCs w:val="22"/>
          </w:rPr>
          <w:t>respond</w:t>
        </w:r>
      </w:ins>
      <w:r w:rsidR="00164397" w:rsidRPr="00164397">
        <w:rPr>
          <w:rFonts w:ascii="Arial" w:eastAsia="Arial" w:hAnsi="Arial" w:cs="Arial"/>
          <w:sz w:val="22"/>
          <w:szCs w:val="22"/>
        </w:rPr>
        <w:t xml:space="preserve"> to </w:t>
      </w:r>
      <w:del w:id="14" w:author="Sieler Jr, Michael James" w:date="2023-06-13T12:11:00Z">
        <w:r w:rsidR="217D0C5E" w:rsidRPr="00890188">
          <w:rPr>
            <w:rFonts w:ascii="Arial" w:eastAsia="Arial" w:hAnsi="Arial" w:cs="Arial"/>
            <w:sz w:val="22"/>
            <w:szCs w:val="22"/>
          </w:rPr>
          <w:delText>infection by</w:delText>
        </w:r>
      </w:del>
      <w:ins w:id="15" w:author="Sieler Jr, Michael James" w:date="2023-06-13T12:11:00Z">
        <w:r w:rsidR="00164397" w:rsidRPr="00164397">
          <w:rPr>
            <w:rFonts w:ascii="Arial" w:eastAsia="Arial" w:hAnsi="Arial" w:cs="Arial"/>
            <w:sz w:val="22"/>
            <w:szCs w:val="22"/>
          </w:rPr>
          <w:t>exposure of</w:t>
        </w:r>
      </w:ins>
      <w:r w:rsidR="00164397" w:rsidRPr="00164397">
        <w:rPr>
          <w:rFonts w:ascii="Arial" w:eastAsia="Arial" w:hAnsi="Arial" w:cs="Arial"/>
          <w:sz w:val="22"/>
          <w:szCs w:val="22"/>
        </w:rPr>
        <w:t xml:space="preserve"> a common laboratory pathogen, </w:t>
      </w:r>
      <w:r w:rsidR="00164397" w:rsidRPr="00F46E64">
        <w:rPr>
          <w:rFonts w:ascii="Arial" w:eastAsia="Arial" w:hAnsi="Arial" w:cs="Arial"/>
          <w:i/>
          <w:iCs/>
          <w:sz w:val="22"/>
          <w:szCs w:val="22"/>
        </w:rPr>
        <w:t>Mycobacterium</w:t>
      </w:r>
      <w:r w:rsidR="00164397" w:rsidRPr="00F46E64">
        <w:rPr>
          <w:rFonts w:ascii="Arial" w:eastAsia="Arial" w:hAnsi="Arial"/>
          <w:i/>
          <w:sz w:val="22"/>
          <w:rPrChange w:id="16" w:author="Sieler Jr, Michael James" w:date="2023-06-13T12:11:00Z">
            <w:rPr>
              <w:rFonts w:ascii="Arial" w:eastAsia="Arial" w:hAnsi="Arial"/>
              <w:sz w:val="22"/>
            </w:rPr>
          </w:rPrChange>
        </w:rPr>
        <w:t xml:space="preserve"> </w:t>
      </w:r>
      <w:r w:rsidR="00164397" w:rsidRPr="00F46E64">
        <w:rPr>
          <w:rFonts w:ascii="Arial" w:eastAsia="Arial" w:hAnsi="Arial" w:cs="Arial"/>
          <w:i/>
          <w:iCs/>
          <w:sz w:val="22"/>
          <w:szCs w:val="22"/>
        </w:rPr>
        <w:t>chelonae</w:t>
      </w:r>
      <w:del w:id="17" w:author="Sieler Jr, Michael James" w:date="2023-06-13T12:11:00Z">
        <w:r w:rsidR="217D0C5E" w:rsidRPr="00890188">
          <w:rPr>
            <w:rFonts w:ascii="Arial" w:eastAsia="Arial" w:hAnsi="Arial" w:cs="Arial"/>
            <w:sz w:val="22"/>
            <w:szCs w:val="22"/>
          </w:rPr>
          <w:delText>.</w:delText>
        </w:r>
      </w:del>
      <w:ins w:id="18" w:author="Sieler Jr, Michael James" w:date="2023-06-13T12:11:00Z">
        <w:r w:rsidR="00164397" w:rsidRPr="00164397">
          <w:rPr>
            <w:rFonts w:ascii="Arial" w:eastAsia="Arial" w:hAnsi="Arial" w:cs="Arial"/>
            <w:sz w:val="22"/>
            <w:szCs w:val="22"/>
          </w:rPr>
          <w:t>, and whether these responses differ as a function of diet.</w:t>
        </w:r>
      </w:ins>
      <w:r w:rsidR="00164397" w:rsidRPr="00164397">
        <w:rPr>
          <w:rFonts w:ascii="Arial" w:eastAsia="Arial" w:hAnsi="Arial" w:cs="Arial"/>
          <w:sz w:val="22"/>
          <w:szCs w:val="22"/>
        </w:rPr>
        <w:t xml:space="preserve"> Our analysis finds that </w:t>
      </w:r>
      <w:ins w:id="19" w:author="Sieler Jr, Michael James" w:date="2023-06-13T12:11:00Z">
        <w:r w:rsidR="00164397" w:rsidRPr="00164397">
          <w:rPr>
            <w:rFonts w:ascii="Arial" w:eastAsia="Arial" w:hAnsi="Arial" w:cs="Arial"/>
            <w:sz w:val="22"/>
            <w:szCs w:val="22"/>
          </w:rPr>
          <w:t xml:space="preserve">diet determines the manner in which </w:t>
        </w:r>
      </w:ins>
      <w:r w:rsidR="00164397" w:rsidRPr="00164397">
        <w:rPr>
          <w:rFonts w:ascii="Arial" w:eastAsia="Arial" w:hAnsi="Arial" w:cs="Arial"/>
          <w:sz w:val="22"/>
          <w:szCs w:val="22"/>
        </w:rPr>
        <w:t xml:space="preserve">the </w:t>
      </w:r>
      <w:ins w:id="20" w:author="Sieler Jr, Michael James" w:date="2023-06-13T12:11:00Z">
        <w:r w:rsidR="00164397" w:rsidRPr="00164397">
          <w:rPr>
            <w:rFonts w:ascii="Arial" w:eastAsia="Arial" w:hAnsi="Arial" w:cs="Arial"/>
            <w:sz w:val="22"/>
            <w:szCs w:val="22"/>
          </w:rPr>
          <w:t xml:space="preserve">zebrafish </w:t>
        </w:r>
      </w:ins>
      <w:r w:rsidR="00164397" w:rsidRPr="00164397">
        <w:rPr>
          <w:rFonts w:ascii="Arial" w:eastAsia="Arial" w:hAnsi="Arial" w:cs="Arial"/>
          <w:sz w:val="22"/>
          <w:szCs w:val="22"/>
        </w:rPr>
        <w:t xml:space="preserve">gut </w:t>
      </w:r>
      <w:del w:id="21" w:author="Sieler Jr, Michael James" w:date="2023-06-13T12:11:00Z">
        <w:r w:rsidR="217D0C5E" w:rsidRPr="00890188">
          <w:rPr>
            <w:rFonts w:ascii="Arial" w:eastAsia="Arial" w:hAnsi="Arial" w:cs="Arial"/>
            <w:sz w:val="22"/>
            <w:szCs w:val="22"/>
          </w:rPr>
          <w:delText>microbiome’s sensitivity</w:delText>
        </w:r>
      </w:del>
      <w:ins w:id="22" w:author="Sieler Jr, Michael James" w:date="2023-06-13T12:11:00Z">
        <w:r w:rsidR="00164397" w:rsidRPr="00164397">
          <w:rPr>
            <w:rFonts w:ascii="Arial" w:eastAsia="Arial" w:hAnsi="Arial" w:cs="Arial"/>
            <w:sz w:val="22"/>
            <w:szCs w:val="22"/>
          </w:rPr>
          <w:t>microbiome responds</w:t>
        </w:r>
      </w:ins>
      <w:r w:rsidR="00164397" w:rsidRPr="00164397">
        <w:rPr>
          <w:rFonts w:ascii="Arial" w:eastAsia="Arial" w:hAnsi="Arial" w:cs="Arial"/>
          <w:sz w:val="22"/>
          <w:szCs w:val="22"/>
        </w:rPr>
        <w:t xml:space="preserve"> to </w:t>
      </w:r>
      <w:r w:rsidR="00164397" w:rsidRPr="00F46E64">
        <w:rPr>
          <w:rFonts w:ascii="Arial" w:eastAsia="Arial" w:hAnsi="Arial" w:cs="Arial"/>
          <w:i/>
          <w:iCs/>
          <w:sz w:val="22"/>
          <w:szCs w:val="22"/>
        </w:rPr>
        <w:t>M. chelonae</w:t>
      </w:r>
      <w:r w:rsidR="00164397" w:rsidRPr="00164397">
        <w:rPr>
          <w:rFonts w:ascii="Arial" w:eastAsia="Arial" w:hAnsi="Arial" w:cs="Arial"/>
          <w:sz w:val="22"/>
          <w:szCs w:val="22"/>
        </w:rPr>
        <w:t xml:space="preserve"> </w:t>
      </w:r>
      <w:del w:id="23" w:author="Sieler Jr, Michael James" w:date="2023-06-13T12:11:00Z">
        <w:r w:rsidR="217D0C5E" w:rsidRPr="00890188">
          <w:rPr>
            <w:rFonts w:ascii="Arial" w:eastAsia="Arial" w:hAnsi="Arial" w:cs="Arial"/>
            <w:sz w:val="22"/>
            <w:szCs w:val="22"/>
          </w:rPr>
          <w:delText>infection varies as a function of diet</w:delText>
        </w:r>
      </w:del>
      <w:ins w:id="24" w:author="Sieler Jr, Michael James" w:date="2023-06-13T12:11:00Z">
        <w:r w:rsidR="00164397" w:rsidRPr="00164397">
          <w:rPr>
            <w:rFonts w:ascii="Arial" w:eastAsia="Arial" w:hAnsi="Arial" w:cs="Arial"/>
            <w:sz w:val="22"/>
            <w:szCs w:val="22"/>
          </w:rPr>
          <w:t>exposure</w:t>
        </w:r>
      </w:ins>
      <w:r w:rsidR="00164397" w:rsidRPr="00164397">
        <w:rPr>
          <w:rFonts w:ascii="Arial" w:eastAsia="Arial" w:hAnsi="Arial" w:cs="Arial"/>
          <w:sz w:val="22"/>
          <w:szCs w:val="22"/>
        </w:rPr>
        <w:t xml:space="preserve">, especially for moderate and low abundance taxa. </w:t>
      </w:r>
      <w:ins w:id="25" w:author="Sieler Jr, Michael James" w:date="2023-06-13T12:11:00Z">
        <w:r w:rsidR="00164397" w:rsidRPr="00164397">
          <w:rPr>
            <w:rFonts w:ascii="Arial" w:eastAsia="Arial" w:hAnsi="Arial" w:cs="Arial"/>
            <w:sz w:val="22"/>
            <w:szCs w:val="22"/>
          </w:rPr>
          <w:t xml:space="preserve">Moreover, histopathological analysis finds that male fish fed different diets are differentially infected by </w:t>
        </w:r>
        <w:r w:rsidR="00164397" w:rsidRPr="00F46E64">
          <w:rPr>
            <w:rFonts w:ascii="Arial" w:eastAsia="Arial" w:hAnsi="Arial" w:cs="Arial"/>
            <w:i/>
            <w:iCs/>
            <w:sz w:val="22"/>
            <w:szCs w:val="22"/>
          </w:rPr>
          <w:t>M. chelonae</w:t>
        </w:r>
        <w:r w:rsidR="00164397" w:rsidRPr="00164397">
          <w:rPr>
            <w:rFonts w:ascii="Arial" w:eastAsia="Arial" w:hAnsi="Arial" w:cs="Arial"/>
            <w:sz w:val="22"/>
            <w:szCs w:val="22"/>
          </w:rPr>
          <w:t>.</w:t>
        </w:r>
      </w:ins>
    </w:p>
    <w:p w14:paraId="66012DC2" w14:textId="3E415D81" w:rsidR="00BA181A"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Conclusions</w:t>
      </w:r>
      <w:r>
        <w:rPr>
          <w:rFonts w:ascii="Arial" w:eastAsia="Arial" w:hAnsi="Arial" w:cs="Arial"/>
          <w:sz w:val="22"/>
          <w:szCs w:val="22"/>
        </w:rPr>
        <w:t xml:space="preserve">: </w:t>
      </w:r>
      <w:r w:rsidR="217D0C5E" w:rsidRPr="00890188">
        <w:rPr>
          <w:rFonts w:ascii="Arial" w:eastAsia="Arial" w:hAnsi="Arial" w:cs="Arial"/>
          <w:sz w:val="22"/>
          <w:szCs w:val="22"/>
        </w:rPr>
        <w:t>Overall, our results indicate that diet drives the successional development of the gut microbiome as well as its sensitivity to exogenous exposure. Consequently, investigators should carefully consider the role of diet in their microbiome zebrafish investigations, especially when integrating results across studies that vary by diet.</w:t>
      </w:r>
    </w:p>
    <w:p w14:paraId="6CACEB56" w14:textId="3EE0B37F" w:rsidR="001D31EB" w:rsidRPr="00890188"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Keywords</w:t>
      </w:r>
      <w:r>
        <w:rPr>
          <w:rFonts w:ascii="Arial" w:eastAsia="Arial" w:hAnsi="Arial" w:cs="Arial"/>
          <w:sz w:val="22"/>
          <w:szCs w:val="22"/>
        </w:rPr>
        <w:t xml:space="preserve">: </w:t>
      </w:r>
      <w:r w:rsidR="009F793A">
        <w:rPr>
          <w:rFonts w:ascii="Arial" w:eastAsia="Arial" w:hAnsi="Arial" w:cs="Arial"/>
          <w:sz w:val="22"/>
          <w:szCs w:val="22"/>
        </w:rPr>
        <w:t>Z</w:t>
      </w:r>
      <w:r>
        <w:rPr>
          <w:rFonts w:ascii="Arial" w:eastAsia="Arial" w:hAnsi="Arial" w:cs="Arial"/>
          <w:sz w:val="22"/>
          <w:szCs w:val="22"/>
        </w:rPr>
        <w:t xml:space="preserve">ebrafish, </w:t>
      </w:r>
      <w:r w:rsidR="009F793A">
        <w:rPr>
          <w:rFonts w:ascii="Arial" w:eastAsia="Arial" w:hAnsi="Arial" w:cs="Arial"/>
          <w:sz w:val="22"/>
          <w:szCs w:val="22"/>
        </w:rPr>
        <w:t>G</w:t>
      </w:r>
      <w:r>
        <w:rPr>
          <w:rFonts w:ascii="Arial" w:eastAsia="Arial" w:hAnsi="Arial" w:cs="Arial"/>
          <w:sz w:val="22"/>
          <w:szCs w:val="22"/>
        </w:rPr>
        <w:t>ut microbiome,</w:t>
      </w:r>
      <w:r w:rsidR="009F793A">
        <w:rPr>
          <w:rFonts w:ascii="Arial" w:eastAsia="Arial" w:hAnsi="Arial" w:cs="Arial"/>
          <w:sz w:val="22"/>
          <w:szCs w:val="22"/>
        </w:rPr>
        <w:t xml:space="preserve"> Development,</w:t>
      </w:r>
      <w:r>
        <w:rPr>
          <w:rFonts w:ascii="Arial" w:eastAsia="Arial" w:hAnsi="Arial" w:cs="Arial"/>
          <w:sz w:val="22"/>
          <w:szCs w:val="22"/>
        </w:rPr>
        <w:t xml:space="preserve"> </w:t>
      </w:r>
      <w:r w:rsidR="009F793A">
        <w:rPr>
          <w:rFonts w:ascii="Arial" w:eastAsia="Arial" w:hAnsi="Arial" w:cs="Arial"/>
          <w:sz w:val="22"/>
          <w:szCs w:val="22"/>
        </w:rPr>
        <w:t>I</w:t>
      </w:r>
      <w:r>
        <w:rPr>
          <w:rFonts w:ascii="Arial" w:eastAsia="Arial" w:hAnsi="Arial" w:cs="Arial"/>
          <w:sz w:val="22"/>
          <w:szCs w:val="22"/>
        </w:rPr>
        <w:t xml:space="preserve">nfection, </w:t>
      </w:r>
      <w:r w:rsidR="009F793A">
        <w:rPr>
          <w:rFonts w:ascii="Arial" w:eastAsia="Arial" w:hAnsi="Arial" w:cs="Arial"/>
          <w:sz w:val="22"/>
          <w:szCs w:val="22"/>
        </w:rPr>
        <w:t>D</w:t>
      </w:r>
      <w:r>
        <w:rPr>
          <w:rFonts w:ascii="Arial" w:eastAsia="Arial" w:hAnsi="Arial" w:cs="Arial"/>
          <w:sz w:val="22"/>
          <w:szCs w:val="22"/>
        </w:rPr>
        <w:t xml:space="preserve">iet, </w:t>
      </w:r>
      <w:r w:rsidR="009F793A">
        <w:rPr>
          <w:rFonts w:ascii="Arial" w:eastAsia="Arial" w:hAnsi="Arial" w:cs="Arial"/>
          <w:sz w:val="22"/>
          <w:szCs w:val="22"/>
        </w:rPr>
        <w:t>Husbandry</w:t>
      </w:r>
      <w:r w:rsidR="005A0E31">
        <w:rPr>
          <w:rFonts w:ascii="Arial" w:eastAsia="Arial" w:hAnsi="Arial" w:cs="Arial"/>
          <w:sz w:val="22"/>
          <w:szCs w:val="22"/>
        </w:rPr>
        <w:t xml:space="preserve">, </w:t>
      </w:r>
      <w:r w:rsidR="00596ECB">
        <w:rPr>
          <w:rFonts w:ascii="Arial" w:eastAsia="Arial" w:hAnsi="Arial" w:cs="Arial"/>
          <w:i/>
          <w:iCs/>
          <w:sz w:val="22"/>
          <w:szCs w:val="22"/>
        </w:rPr>
        <w:t>Mycobacterium</w:t>
      </w:r>
      <w:r w:rsidR="009F793A" w:rsidRPr="00890188">
        <w:rPr>
          <w:rFonts w:ascii="Arial" w:eastAsia="Arial" w:hAnsi="Arial" w:cs="Arial"/>
          <w:i/>
          <w:iCs/>
          <w:sz w:val="22"/>
          <w:szCs w:val="22"/>
        </w:rPr>
        <w:t xml:space="preserve"> chelonae</w:t>
      </w:r>
    </w:p>
    <w:p w14:paraId="45F06DA4" w14:textId="77777777" w:rsidR="00D06789" w:rsidRPr="00890188" w:rsidRDefault="00D06789" w:rsidP="006258E4">
      <w:pPr>
        <w:spacing w:line="480" w:lineRule="auto"/>
        <w:rPr>
          <w:rFonts w:ascii="Arial" w:eastAsia="Arial" w:hAnsi="Arial" w:cs="Arial"/>
          <w:b/>
          <w:bCs/>
          <w:sz w:val="22"/>
          <w:szCs w:val="22"/>
        </w:rPr>
      </w:pPr>
    </w:p>
    <w:p w14:paraId="79A96829" w14:textId="1A3D8A54" w:rsidR="005F446E"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t>Introduction</w:t>
      </w:r>
    </w:p>
    <w:p w14:paraId="2AD6257F" w14:textId="77777777" w:rsidR="005F446E" w:rsidRPr="00890188" w:rsidRDefault="005F446E" w:rsidP="006258E4">
      <w:pPr>
        <w:spacing w:line="480" w:lineRule="auto"/>
        <w:rPr>
          <w:rFonts w:ascii="Arial" w:eastAsia="Arial" w:hAnsi="Arial" w:cs="Arial"/>
          <w:sz w:val="22"/>
          <w:szCs w:val="22"/>
        </w:rPr>
      </w:pPr>
    </w:p>
    <w:p w14:paraId="062A438D" w14:textId="09F1A70A"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In the effort to understand how the gut microbiome mediates vertebrate health, zebrafish (</w:t>
      </w:r>
      <w:r w:rsidRPr="00890188">
        <w:rPr>
          <w:rFonts w:ascii="Arial" w:eastAsia="Arial" w:hAnsi="Arial" w:cs="Arial"/>
          <w:i/>
          <w:iCs/>
          <w:sz w:val="22"/>
          <w:szCs w:val="22"/>
        </w:rPr>
        <w:t>Danio rerio</w:t>
      </w:r>
      <w:r w:rsidRPr="00890188">
        <w:rPr>
          <w:rFonts w:ascii="Arial" w:eastAsia="Arial" w:hAnsi="Arial" w:cs="Arial"/>
          <w:sz w:val="22"/>
          <w:szCs w:val="22"/>
        </w:rPr>
        <w:t>) have emerged as an important microbiome experimental model organism</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{"citationID":"WMDr8IVw","properties":{"formattedCitation":"[1]","plainCitation":"[1]","noteIndex":0},"citationItems":[{"id":6165,"uris":["http://zotero.org/users/5603014/items/KKNRMZ98"],"itemData":{"id":6165,"type":"article-journal","abstract":"Zebrafish have a fifty-year history as a model organism for studying vertebrate developmental biology and more recently have emerged as a powerful model system for studying vertebrate microbiome assembly, dynamics, and function. In this Review, we discuss the strengths of the zebrafish model for both observational and manipulative microbiome studies, and we highlight some of the important insights gleaned from zebrafish gut microbiome research.","container-title":"Lab animal","DOI":"10.1038/s41684-020-0573-6","ISSN":"0093-7355","issue":"7","journalAbbreviation":"Lab Anim (NY)","note":"PMID: 32541907\nPMCID: PMC7755162","page":"201-207","source":"PubMed Central","title":"Zebrafish microbiome studies make waves","volume":"49","author":[{"family":"Stagaman","given":"Keaton"},{"family":"Sharpton","given":"Thomas J."},{"family":"Guillemin","given":"Karen"}],"issued":{"date-parts":[["2020",7]]},"citation-key":"stagaman2020"}}],"schema":"https://github.com/citation-style-language/schema/raw/master/csl-citation.json"} </w:instrText>
      </w:r>
      <w:r w:rsidR="190B05CD" w:rsidRPr="00890188">
        <w:rPr>
          <w:rFonts w:ascii="Arial" w:hAnsi="Arial" w:cs="Arial"/>
          <w:sz w:val="22"/>
          <w:szCs w:val="22"/>
        </w:rPr>
        <w:fldChar w:fldCharType="separate"/>
      </w:r>
      <w:r w:rsidR="00F60CEF">
        <w:rPr>
          <w:rFonts w:ascii="Arial" w:hAnsi="Arial" w:cs="Arial"/>
          <w:sz w:val="22"/>
          <w:szCs w:val="22"/>
        </w:rPr>
        <w:t>[1]</w:t>
      </w:r>
      <w:r w:rsidR="190B05CD" w:rsidRPr="00890188">
        <w:rPr>
          <w:rFonts w:ascii="Arial" w:hAnsi="Arial" w:cs="Arial"/>
          <w:sz w:val="22"/>
          <w:szCs w:val="22"/>
        </w:rPr>
        <w:fldChar w:fldCharType="end"/>
      </w:r>
      <w:r w:rsidRPr="00890188">
        <w:rPr>
          <w:rFonts w:ascii="Arial" w:eastAsia="Arial" w:hAnsi="Arial" w:cs="Arial"/>
          <w:sz w:val="22"/>
          <w:szCs w:val="22"/>
        </w:rPr>
        <w:t>. Despite the increasing use of zebrafish in microbiome research, key knowledge gaps remain about how different zebrafish husbandry practices, especially diet, influences microbiome composition</w:t>
      </w:r>
      <w:r w:rsidR="004258CD"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{"citationID":"vOm0OPc0","properties":{"formattedCitation":"[2, 3]","plainCitation":"[2, 3]","noteIndex":0},"citationItems":[{"id":21,"uris":["http://zotero.org/users/5603014/items/BXG7AW5F"],"itemData":{"id":21,"type":"article-journal","abstract":"In the relatively short span of four decades, the zebrafish (Danio rerio) has emerged as an increasingly important model organism for biomedicine and other scientific disciplines. As the scale and sophistication of zebrafish research expands, so too does the need to develop standards that promote the production and maintenance of healthy animals for experiments. A major, but long overlooked, contributor to fish health is nutrition. Historically, feeding practices for laboratory zebrafish have been designed to promote growth and reproductive function. However, as the field matures, it is becoming increasingly clear that the nutritional goals for these animals should evolve beyond basic production to the maintenance of clinically healthy research subjects. This review outlines weaknesses and limitations of current approaches and provides a justification for the development of defined standardized diets that will strengthen and facilitate the continued growth of the zebrafish model system.","container-title":"Zebrafish","DOI":"10.1089/zeb.2016.1299","ISSN":"1545-8547","issue":"Suppl 1","journalAbbreviation":"Zebrafish","note":"number: Suppl 1\nPMID: 27249164\nPMCID: PMC4931739","page":"S-72-S-76","source":"PubMed Central","title":"The Vital Relationship Between Nutrition and Health in Zebrafish","volume":"13","author":[{"family":"Watts","given":"Stephen A."},{"family":"Lawrence","given":"Christian"},{"family":"Powell","given":"Mickie"},{"family":"D'Abramo","given":"Louis R."}],"issued":{"date-parts":[["2016",7,1]]},"citation-key":"watts2016"}},{"id":3767,"uris":["http://zotero.org/users/5603014/items/8QENYCEF"],"itemData":{"id":3767,"type":"article-journal","abstract":"Aquafeed companies aim to provide solutions to the various challenges related to nutrition and health in aquaculture. Solutions to promote feed efficiency and growth, as well as improving the fish health or protect the fish gut from inflammation may include dietary additives such as prebiotics and probiotics. The general assumption is that feed additives can alter the fish microbiota which, in turn, interacts with the host immune system. However, the exact mechanisms by which feed influences host-microbe-immune interactions in fish still remain largely unexplored. Zebrafish rapidly have become a well-recognized animal model to study host-microbe-immune interactions because of the diverse set of research tools available for these small cyprinids. Genome editing technologies can create specific gene-deficient zebrafish that may contribute to our understanding of immune functions. Zebrafish larvae are optically transparent, which allows for in vivo imaging of specific (immune) cell populations in whole transgenic organisms. Germ-free individuals can be reared to study host-microbe interactions. Altogether, these unique zebrafish features may help shed light on the mechanisms by which feed influences host-microbe-immune interactions and ultimately fish health. In this review, we first describe the anatomy and function of the zebrafish gut: the main surface where feed influences host-microbe-immune interactions. Then, we further describe what is currently known about the molecular pathways that underlie this interaction in the zebrafish gut. Finally, we summarize and critically review most of the recent research on prebiotics and probiotics in relation to alterations of zebrafish microbiota and immune responses. We discuss the advantages and disadvantages of the zebrafish as an animal model for other fish species to study feed effects on host-microbe-immune interactions.","container-title":"Frontiers in Immunology","ISSN":"1664-3224","source":"Frontiers","title":"Feed, Microbiota, and Gut Immunity: Using the Zebrafish Model to Understand Fish Health","title-short":"Feed, Microbiota, and Gut Immunity","URL":"https://www.frontiersin.org/articles/10.3389/fimmu.2020.00114","volume":"11","author":[{"family":"López Nadal","given":"Adrià"},{"family":"Ikeda-Ohtsubo","given":"Wakako"},{"family":"Sipkema","given":"Detmer"},{"family":"Peggs","given":"David"},{"family":"McGurk","given":"Charles"},{"family":"Forlenza","given":"Maria"},{"family":"Wiegertjes","given":"Geert F."},{"family":"Brugman","given":"Sylvia"}],"accessed":{"date-parts":[["2022",7,27]]},"issued":{"date-parts":[["2020"]]},"citation-key":"lopeznadal2020"}}],"schema":"https://github.com/citation-style-language/schema/raw/master/csl-citation.json"} </w:instrText>
      </w:r>
      <w:r w:rsidR="004258CD" w:rsidRPr="00890188">
        <w:rPr>
          <w:rFonts w:ascii="Arial" w:eastAsia="Arial" w:hAnsi="Arial" w:cs="Arial"/>
          <w:sz w:val="22"/>
          <w:szCs w:val="22"/>
        </w:rPr>
        <w:fldChar w:fldCharType="separate"/>
      </w:r>
      <w:r w:rsidR="00F60CEF">
        <w:rPr>
          <w:rFonts w:ascii="Arial" w:hAnsi="Arial" w:cs="Arial"/>
          <w:sz w:val="22"/>
          <w:szCs w:val="22"/>
        </w:rPr>
        <w:t>[2, 3]</w:t>
      </w:r>
      <w:r w:rsidR="004258CD" w:rsidRPr="00890188">
        <w:rPr>
          <w:rFonts w:ascii="Arial" w:eastAsia="Arial" w:hAnsi="Arial" w:cs="Arial"/>
          <w:sz w:val="22"/>
          <w:szCs w:val="22"/>
        </w:rPr>
        <w:fldChar w:fldCharType="end"/>
      </w:r>
      <w:r w:rsidRPr="00890188">
        <w:rPr>
          <w:rFonts w:ascii="Arial" w:eastAsia="Arial" w:hAnsi="Arial" w:cs="Arial"/>
          <w:sz w:val="22"/>
          <w:szCs w:val="22"/>
        </w:rPr>
        <w:t>. For example, in contrast to mice, zebrafish do not have a standard reference diet</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{"citationID":"dTHN6AP1","properties":{"formattedCitation":"[4]","plainCitation":"[4]","noteIndex":0},"citationItems":[{"id":3506,"uris":["http://zotero.org/users/5603014/items/T7CB3ZY7"],"itemData":{"id":3506,"type":"article-journal","abstract":"The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R."}],"issued":{"date-parts":[["2021",10,11]]},"citation-key":"watts2021"}}],"schema":"https://github.com/citation-style-language/schema/raw/master/csl-citation.json"} </w:instrText>
      </w:r>
      <w:r w:rsidR="190B05CD" w:rsidRPr="00890188">
        <w:rPr>
          <w:rFonts w:ascii="Arial" w:hAnsi="Arial" w:cs="Arial"/>
          <w:sz w:val="22"/>
          <w:szCs w:val="22"/>
        </w:rPr>
        <w:fldChar w:fldCharType="separate"/>
      </w:r>
      <w:r w:rsidR="00F60CEF">
        <w:rPr>
          <w:rFonts w:ascii="Arial" w:hAnsi="Arial" w:cs="Arial"/>
          <w:sz w:val="22"/>
          <w:szCs w:val="22"/>
        </w:rPr>
        <w:t>[4]</w:t>
      </w:r>
      <w:r w:rsidR="190B05CD" w:rsidRPr="00890188">
        <w:rPr>
          <w:rFonts w:ascii="Arial" w:hAnsi="Arial" w:cs="Arial"/>
          <w:sz w:val="22"/>
          <w:szCs w:val="22"/>
        </w:rPr>
        <w:fldChar w:fldCharType="end"/>
      </w:r>
      <w:r w:rsidRPr="00890188">
        <w:rPr>
          <w:rFonts w:ascii="Arial" w:eastAsia="Arial" w:hAnsi="Arial" w:cs="Arial"/>
          <w:sz w:val="22"/>
          <w:szCs w:val="22"/>
        </w:rPr>
        <w:t>. Instead, zebrafish research facilities vary by dietary husbandry practice, which can impact physiological and reproductive outcomes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{"citationID":"BReDxira","properties":{"formattedCitation":"[5\\uc0\\u8211{}7]","plainCitation":"[5–7]","noteIndex":0},"citationItems":[{"id":30,"uris":["http://zotero.org/users/5603014/items/3DJTJURT"],"itemData":{"id":30,"type":"article-journal","abstract":"The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A."}],"accessed":{"date-parts":[["2022",8,8]]},"issued":{"date-parts":[["2020"]]},"citation-key":"fowler2020"}},{"id":6203,"uris":["http://zotero.org/users/5603014/items/G57XSME6"],"itemData":{"id":6203,"type":"article-journal","abstract":"Background\nControversial findings have been reported in human and animal studies regarding the influence of n–6 (ω-6) to n–3 (ω-3) fatty acid ratios on obesity and health. Two confounding factors may be related to interactions with other dietary lipid components or sex-specific differences in fatty acid metabolism.\n\nObjective\nThis study investigated main and interactive effects of total dietary lipid, ratio of n–6 to n–3 fatty acids, and sex on growth, adiposity, and reproductive health in wild-type zebrafish.\n\nMethods\nMale and female zebrafish (3 wk old) were fed 9 diets consisting of 3 ratios of n–6 to n–3 fatty acids (1.4:1, 5:1, and 9.5:1) varied within 3 total lipid amounts (80, 110, and 140 g/kg) for 16 wk. Data were then collected on growth, body composition (determined by chemical carcass analysis), and female reproductive success (n = 32 breeding events/diet over 4 wk). Main and interactive effects of dietary lipid and sex were evaluated with regression methods. Significant differences within each dietary lipid component were relative to the intercept/reference group (80 g/kg and 1.4:1 ratio).\n\nResults\nDietary lipid and sex interacted in their effects on body weight (P = 0.015), total body length (P = 0.003), and total lipid mass (P = 0.029); thus, these analyses were stratified by sex. Female spawning success decreased as dietary total lipid and fatty acid ratio increased (P = 0.030 and P = 0.026, respectively). While total egg production was not associated with either dietary lipid component, females fed the 5:1 ratio produced higher proportions of viable embryos compared with the 1.4:1 ratio [median (95% CI): 0.915 (0.863, 0.956) vs 0.819 (0.716, 0.876); P &lt; 0.001].\n\nConclusions\nFurther characterization of dietary lipid requirements will help define healthy balances of dietary lipid, while the sex-specific responses to dietary lipid identified in this study may partially explain sex disparities in the development of obesity and its comorbidities.","container-title":"Current Developments in Nutrition","DOI":"10.1093/cdn/nzaa034","ISSN":"2475-2991","issue":"4","journalAbbreviation":"Curr Dev Nutr","note":"PMID: 32258992\nPMCID: PMC7108797","page":"nzaa034","source":"PubMed Central","title":"Both Dietary Ratio of n–6 to n–3 Fatty Acids and Total Dietary Lipid Are Positively Associated with Adiposity and Reproductive Health in Zebrafish","volume":"4","author":[{"family":"Fowler","given":"Lauren A"},{"family":"Dennis-Cornelius","given":"Lacey N"},{"family":"Dawson","given":"John A"},{"family":"Barry","given":"Robert J"},{"family":"Davis","given":"James L"},{"family":"Powell","given":"Mickie L"},{"family":"Yuan","given":"Yuan"},{"family":"Williams","given":"Michael B"},{"family":"Makowsky","given":"Robert"},{"family":"D'Abramo","given":"Louis R"},{"family":"Watts","given":"Stephen A"}],"issued":{"date-parts":[["2020",3,19]]},"citation-key":"fowler2020a"}}],"schema":"https://github.com/citation-style-language/schema/raw/master/csl-citation.json"} </w:instrText>
      </w:r>
      <w:r w:rsidR="190B05CD" w:rsidRPr="00890188">
        <w:rPr>
          <w:rFonts w:ascii="Arial" w:hAnsi="Arial" w:cs="Arial"/>
          <w:sz w:val="22"/>
          <w:szCs w:val="22"/>
        </w:rPr>
        <w:fldChar w:fldCharType="separate"/>
      </w:r>
      <w:r w:rsidR="00F60CEF" w:rsidRPr="00F60CEF">
        <w:rPr>
          <w:rFonts w:ascii="Arial" w:hAnsi="Arial" w:cs="Arial"/>
          <w:sz w:val="22"/>
        </w:rPr>
        <w:t>[5–7]</w:t>
      </w:r>
      <w:r w:rsidR="190B05CD" w:rsidRPr="00890188">
        <w:rPr>
          <w:rFonts w:ascii="Arial" w:hAnsi="Arial" w:cs="Arial"/>
          <w:sz w:val="22"/>
          <w:szCs w:val="22"/>
        </w:rPr>
        <w:fldChar w:fldCharType="end"/>
      </w:r>
      <w:r w:rsidRPr="00890188">
        <w:rPr>
          <w:rFonts w:ascii="Arial" w:eastAsia="Arial" w:hAnsi="Arial" w:cs="Arial"/>
          <w:sz w:val="22"/>
          <w:szCs w:val="22"/>
        </w:rPr>
        <w:t xml:space="preserve">. </w:t>
      </w:r>
      <w:r w:rsidR="00027E89">
        <w:rPr>
          <w:rFonts w:ascii="Arial" w:eastAsia="Arial" w:hAnsi="Arial" w:cs="Arial"/>
          <w:sz w:val="22"/>
          <w:szCs w:val="22"/>
        </w:rPr>
        <w:t>Diet</w:t>
      </w:r>
      <w:r w:rsidRPr="00890188">
        <w:rPr>
          <w:rFonts w:ascii="Arial" w:eastAsia="Arial" w:hAnsi="Arial" w:cs="Arial"/>
          <w:sz w:val="22"/>
          <w:szCs w:val="22"/>
        </w:rPr>
        <w:t xml:space="preserve"> plays an important role in shaping the composition of the gut microbiome in</w:t>
      </w:r>
      <w:r w:rsidR="00AC0B4E" w:rsidRPr="00890188">
        <w:rPr>
          <w:rFonts w:ascii="Arial" w:eastAsia="Arial" w:hAnsi="Arial" w:cs="Arial"/>
          <w:sz w:val="22"/>
          <w:szCs w:val="22"/>
        </w:rPr>
        <w:t xml:space="preserve"> humans and</w:t>
      </w:r>
      <w:r w:rsidRPr="00890188">
        <w:rPr>
          <w:rFonts w:ascii="Arial" w:eastAsia="Arial" w:hAnsi="Arial" w:cs="Arial"/>
          <w:sz w:val="22"/>
          <w:szCs w:val="22"/>
        </w:rPr>
        <w:t xml:space="preserve"> </w:t>
      </w:r>
      <w:r w:rsidR="00C37A17" w:rsidRPr="00890188">
        <w:rPr>
          <w:rFonts w:ascii="Arial" w:eastAsia="Arial" w:hAnsi="Arial" w:cs="Arial"/>
          <w:sz w:val="22"/>
          <w:szCs w:val="22"/>
        </w:rPr>
        <w:t xml:space="preserve">across </w:t>
      </w:r>
      <w:r w:rsidR="00AC0B4E" w:rsidRPr="00890188">
        <w:rPr>
          <w:rFonts w:ascii="Arial" w:eastAsia="Arial" w:hAnsi="Arial" w:cs="Arial"/>
          <w:sz w:val="22"/>
          <w:szCs w:val="22"/>
        </w:rPr>
        <w:t>vertebrate and invertebrate</w:t>
      </w:r>
      <w:r w:rsidRPr="00890188">
        <w:rPr>
          <w:rFonts w:ascii="Arial" w:eastAsia="Arial" w:hAnsi="Arial" w:cs="Arial"/>
          <w:sz w:val="22"/>
          <w:szCs w:val="22"/>
        </w:rPr>
        <w:t xml:space="preserve"> animal models, </w:t>
      </w:r>
      <w:r w:rsidR="00C37A17" w:rsidRPr="00890188">
        <w:rPr>
          <w:rFonts w:ascii="Arial" w:eastAsia="Arial" w:hAnsi="Arial" w:cs="Arial"/>
          <w:sz w:val="22"/>
          <w:szCs w:val="22"/>
        </w:rPr>
        <w:t>such as</w:t>
      </w:r>
      <w:r w:rsidRPr="00890188">
        <w:rPr>
          <w:rFonts w:ascii="Arial" w:eastAsia="Arial" w:hAnsi="Arial" w:cs="Arial"/>
          <w:sz w:val="22"/>
          <w:szCs w:val="22"/>
        </w:rPr>
        <w:t xml:space="preserve"> mice</w:t>
      </w:r>
      <w:r w:rsidR="00AC0B4E" w:rsidRPr="00890188">
        <w:rPr>
          <w:rFonts w:ascii="Arial" w:eastAsia="Arial" w:hAnsi="Arial" w:cs="Arial"/>
          <w:sz w:val="22"/>
          <w:szCs w:val="22"/>
        </w:rPr>
        <w:t xml:space="preserve"> and honeybees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{"citationID":"V4YQrp3Z","properties":{"formattedCitation":"[8\\uc0\\u8211{}13]","plainCitation":"[8–13]","noteIndex":0},"citationItems":[{"id":34,"uris":["http://zotero.org/users/5603014/items/7ZY3DLVI"],"itemData":{"id":34,"type":"article-journal","abstract":"Maintenance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I."}],"issued":{"date-parts":[["2008",4,17]]},"citation-key":"turnbaugh2008"}},{"id":36,"uris":["http://zotero.org/users/5603014/items/9QXFKZ8B"],"itemData":{"id":36,"type":"article-journal","abstract":"Long-term diet influences the structure and activity of the trillions of\nmicroorganisms residing in the human gut–, but it\nremains unclear how rapidly and reproducibly the human gut microbiome responds\nto short-term macronutrient change. Here, we show that the short-term\nconsumption of diets composed entirely of animal or plant products alters\nmicrobial community structure and overwhelms inter-individual differences in\nmicrobial gene expression. The animal-based diet increased the abundance of\nbile-tolerant microorganisms (Alistipes, Bilophila, and\nBacteroides) and decreased the levels of Firmicutes that\nmetabolize dietary plant polysaccharides (Roseburia, Eubacterium\nrectale, and Ruminococcus bromii). Microbial\nactivity mirrored differences between herbivorous and carnivorous\nmammals, reflecting\ntrade-offs between carbohydrate and protein fermentation. Foodborne microbes\nfrom both diets transiently colonized the gut, including bacteria, fungi, and\neven viruses. Finally, increases in the abundance and activity of\nBilophila wadsworthia on the animal-based diet support a\nlink between dietary fat, bile acids, and the outgrowth of microorganisms\ncapable of triggering inflammatory bowel disease. In concert, these results demonstrate that the\ngut microbiome can rapidly respond to altered diet, potentially facilitating the\ndiversity of human dietary lifestyles.","container-title":"Nature","DOI":"10.1038/nature12820","ISSN":"0028-0836","issue":"7484","journalAbbreviation":"Nature","note":"number: 7484\nPMID: 24336217\nPMCID: PMC3957428","page":"559-563","source":"PubMed Central","title":"Diet rapidly and reproducibly alters the human gut microbiome","volume":"505","author":[{"family":"David","given":"Lawrence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J."}],"issued":{"date-parts":[["2014",1,23]]},"citation-key":"david2014"}},{"id":5839,"uris":["http://zotero.org/users/5603014/items/GB79W8VC"],"itemData":{"id":5839,"type":"article-journal","abstract":"It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I."}],"issued":{"date-parts":[["2008",6,20]]},"citation-key":"ley2008a"}},{"id":6620,"uris":["http://zotero.org/users/5603014/items/74ZT7RX8"],"itemData":{"id":6620,"type":"article-journal","abstract":"Social bees harbor a simple and specialized microbiota that is spatially organized into different gut compartments. Recent results on the potential involvement of bee gut communities in pathogen protection and nutritional function have drawn attention to the impact of the microbiota on bee health. However, the contributions of gut microbiota to host physiology have yet to be investigated. Here we show that the gut microbiota promotes weight gain of both whole body and the gut in individual honey bees. This effect is likely mediated by changes in host vitellogenin, insulin signaling, and gustatory response. We found that microbial metabolism markedly reduces gut pH and redox potential through the production of short-chain fatty acids and that the bacteria adjacent to the gut wall form an oxygen gradient within the intestine. The short-chain fatty acid profile contributed by dominant gut species was confirmed in vitro. Furthermore, metabolomic analyses revealed that the gut community has striking impacts on the metabolic profiles of the gut compartments and the hemolymph, suggesting that gut bacteria degrade plant polymers from pollen and that the resulting metabolites contribute to host nutrition. Our results demonstrate how microbial metabolism affects bee growth, hormonal signaling, behavior, and gut physicochemical conditions. These findings indicate that the bee gut microbiota has basic roles similar to those found in some other animals and thus provides a model in studies of host–microbe interactions.","container-title":"Proceedings of the National Academy of Sciences","DOI":"10.1073/pnas.1701819114","issue":"18","page":"4775-4780","source":"pnas.org (Atypon)","title":"Honeybee gut microbiota promotes host weight gain via bacterial metabolism and hormonal signaling","volume":"114","author":[{"family":"Zheng","given":"Hao"},{"family":"Powell","given":"J. Elijah"},{"family":"Steele","given":"Margaret I."},{"family":"Dietrich","given":"Carsten"},{"family":"Moran","given":"Nancy A."}],"issued":{"date-parts":[["2017",5,2]]},"citation-key":"zheng2017"}}],"schema":"https://github.com/citation-style-language/schema/raw/master/csl-citation.json"} </w:instrText>
      </w:r>
      <w:r w:rsidR="00AC0B4E" w:rsidRPr="00890188">
        <w:rPr>
          <w:rFonts w:ascii="Arial" w:eastAsia="Arial" w:hAnsi="Arial" w:cs="Arial"/>
          <w:sz w:val="22"/>
          <w:szCs w:val="22"/>
        </w:rPr>
        <w:fldChar w:fldCharType="separate"/>
      </w:r>
      <w:r w:rsidR="00F60CEF" w:rsidRPr="00F60CEF">
        <w:rPr>
          <w:rFonts w:ascii="Arial" w:hAnsi="Arial" w:cs="Arial"/>
          <w:sz w:val="22"/>
        </w:rPr>
        <w:t>[8–13]</w:t>
      </w:r>
      <w:r w:rsidR="00AC0B4E" w:rsidRPr="00890188">
        <w:rPr>
          <w:rFonts w:ascii="Arial" w:eastAsia="Arial" w:hAnsi="Arial" w:cs="Arial"/>
          <w:sz w:val="22"/>
          <w:szCs w:val="22"/>
        </w:rPr>
        <w:fldChar w:fldCharType="end"/>
      </w:r>
      <w:r w:rsidR="00027E89">
        <w:rPr>
          <w:rFonts w:ascii="Arial" w:eastAsia="Arial" w:hAnsi="Arial" w:cs="Arial"/>
          <w:sz w:val="22"/>
          <w:szCs w:val="22"/>
        </w:rPr>
        <w:t>. Therefore</w:t>
      </w:r>
      <w:r w:rsidRPr="00890188">
        <w:rPr>
          <w:rFonts w:ascii="Arial" w:eastAsia="Arial" w:hAnsi="Arial" w:cs="Arial"/>
          <w:sz w:val="22"/>
          <w:szCs w:val="22"/>
        </w:rPr>
        <w:t>, we hypothesize that variation in dietary husbandry practice also impacts the composition of the zebrafish gut microbiome. Quantifying this association is important because it could explain why, despite the existence of a core gut microbiome, gut microbiome composition differs across research facilities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{"citationID":"g69pLV1F","properties":{"formattedCitation":"[14, 15]","plainCitation":"[14, 15]","noteIndex":0},"citationItems":[{"id":6234,"uris":["http://zotero.org/users/5603014/items/TIQPVSGW"],"itemData":{"id":6234,"type":"article-journal","container-title":"The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W."}],"issued":{"date-parts":[["2021",1]]},"citation-key":"sharpton2021"}}],"schema":"https://github.com/citation-style-language/schema/raw/master/csl-citation.json"} </w:instrText>
      </w:r>
      <w:r w:rsidR="00AC0B4E" w:rsidRPr="00890188">
        <w:rPr>
          <w:rFonts w:ascii="Arial" w:eastAsia="Arial" w:hAnsi="Arial" w:cs="Arial"/>
          <w:sz w:val="22"/>
          <w:szCs w:val="22"/>
        </w:rPr>
        <w:fldChar w:fldCharType="separate"/>
      </w:r>
      <w:r w:rsidR="00F60CEF">
        <w:rPr>
          <w:rFonts w:ascii="Arial" w:hAnsi="Arial" w:cs="Arial"/>
          <w:sz w:val="22"/>
          <w:szCs w:val="22"/>
        </w:rPr>
        <w:t>[14, 15]</w:t>
      </w:r>
      <w:r w:rsidR="00AC0B4E" w:rsidRPr="00890188">
        <w:rPr>
          <w:rFonts w:ascii="Arial" w:eastAsia="Arial" w:hAnsi="Arial" w:cs="Arial"/>
          <w:sz w:val="22"/>
          <w:szCs w:val="22"/>
        </w:rPr>
        <w:fldChar w:fldCharType="end"/>
      </w:r>
      <w:r w:rsidRPr="00890188">
        <w:rPr>
          <w:rFonts w:ascii="Arial" w:eastAsia="Arial" w:hAnsi="Arial" w:cs="Arial"/>
          <w:sz w:val="22"/>
          <w:szCs w:val="22"/>
        </w:rPr>
        <w:t>, improve efforts to integrate data across investigations, and clarify how dietary variation manifests as physiological variation.</w:t>
      </w:r>
    </w:p>
    <w:p w14:paraId="368F1CE3" w14:textId="7E76939E" w:rsidR="00140F1D" w:rsidRPr="00890188" w:rsidRDefault="00140F1D" w:rsidP="006258E4">
      <w:pPr>
        <w:spacing w:line="480" w:lineRule="auto"/>
        <w:rPr>
          <w:rFonts w:ascii="Arial" w:eastAsia="Arial" w:hAnsi="Arial" w:cs="Arial"/>
          <w:sz w:val="22"/>
          <w:szCs w:val="22"/>
        </w:rPr>
      </w:pPr>
    </w:p>
    <w:p w14:paraId="6B707B54" w14:textId="1DBB62BC"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 xml:space="preserve">Relatively little is known about how variation in dietary husbandry practice impacts the zebrafish gut microbiome. Prior studies that measured the impact of diet on the zebrafish gut microbiome </w:t>
      </w:r>
      <w:r w:rsidR="00B04596" w:rsidRPr="00890188">
        <w:rPr>
          <w:rFonts w:ascii="Arial" w:eastAsia="Arial" w:hAnsi="Arial" w:cs="Arial"/>
          <w:sz w:val="22"/>
          <w:szCs w:val="22"/>
        </w:rPr>
        <w:t>have</w:t>
      </w:r>
      <w:r w:rsidRPr="00890188">
        <w:rPr>
          <w:rFonts w:ascii="Arial" w:eastAsia="Arial" w:hAnsi="Arial" w:cs="Arial"/>
          <w:sz w:val="22"/>
          <w:szCs w:val="22"/>
        </w:rPr>
        <w:t xml:space="preserve"> largely considered how substantial variation in specific macronutrients impacts the gut microbiome (e.g., high fat versus low fat diets)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{"citationID":"KgdM1L4I","properties":{"formattedCitation":"[6, 16\\uc0\\u8211{}18]","plainCitation":"[6, 16–18]","noteIndex":0},"citationItems":[{"id":4126,"uris":["http://zotero.org/users/5603014/items/U95RH3NL"],"itemData":{"id":4126,"type":"chapter","container-title":"The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190B05CD" w:rsidRPr="00890188">
        <w:rPr>
          <w:rFonts w:ascii="Arial" w:hAnsi="Arial" w:cs="Arial"/>
          <w:sz w:val="22"/>
          <w:szCs w:val="22"/>
        </w:rPr>
        <w:fldChar w:fldCharType="separate"/>
      </w:r>
      <w:r w:rsidR="00F60CEF" w:rsidRPr="00F60CEF">
        <w:rPr>
          <w:rFonts w:ascii="Arial" w:hAnsi="Arial" w:cs="Arial"/>
          <w:sz w:val="22"/>
        </w:rPr>
        <w:t>[6, 16–18]</w:t>
      </w:r>
      <w:r w:rsidR="190B05CD" w:rsidRPr="00890188">
        <w:rPr>
          <w:rFonts w:ascii="Arial" w:hAnsi="Arial" w:cs="Arial"/>
          <w:sz w:val="22"/>
          <w:szCs w:val="22"/>
        </w:rPr>
        <w:fldChar w:fldCharType="end"/>
      </w:r>
      <w:r w:rsidRPr="00890188">
        <w:rPr>
          <w:rFonts w:ascii="Arial" w:eastAsia="Arial" w:hAnsi="Arial" w:cs="Arial"/>
          <w:sz w:val="22"/>
          <w:szCs w:val="22"/>
        </w:rPr>
        <w:t>. This variation is not typically representative of the variation in nutrient content observed across standard dietary husbandry practices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{"citationID":"V0mtFlqL","properties":{"formattedCitation":"[4, 5]","plainCitation":"[4, 5]","noteIndex":0},"citationItems":[{"id":3506,"uris":["http://zotero.org/users/5603014/items/T7CB3ZY7"],"itemData":{"id":3506,"type":"article-journal","abstract":"The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AC0B4E" w:rsidRPr="00890188">
        <w:rPr>
          <w:rFonts w:ascii="Arial" w:eastAsia="Arial" w:hAnsi="Arial" w:cs="Arial"/>
          <w:sz w:val="22"/>
          <w:szCs w:val="22"/>
        </w:rPr>
        <w:fldChar w:fldCharType="separate"/>
      </w:r>
      <w:r w:rsidR="00F60CEF">
        <w:rPr>
          <w:rFonts w:ascii="Arial" w:hAnsi="Arial" w:cs="Arial"/>
          <w:sz w:val="22"/>
          <w:szCs w:val="22"/>
        </w:rPr>
        <w:t>[4, 5]</w:t>
      </w:r>
      <w:r w:rsidR="00AC0B4E" w:rsidRPr="00890188">
        <w:rPr>
          <w:rFonts w:ascii="Arial" w:eastAsia="Arial" w:hAnsi="Arial" w:cs="Arial"/>
          <w:sz w:val="22"/>
          <w:szCs w:val="22"/>
        </w:rPr>
        <w:fldChar w:fldCharType="end"/>
      </w:r>
      <w:r w:rsidRPr="00890188">
        <w:rPr>
          <w:rFonts w:ascii="Arial" w:eastAsia="Arial" w:hAnsi="Arial" w:cs="Arial"/>
          <w:sz w:val="22"/>
          <w:szCs w:val="22"/>
        </w:rPr>
        <w:t>. Additionally, these studies have typically reared fish on a singular diet up to the point of experimentation, at which point fish are exposed to alternative diets. While insightful about acute effects, such experimental designs do not model the chronic dietary exposure that fish experience through husbandry. This prior work also does not typically consider how diet impacts the microbiome at different fish developmental periods, or whether dietary variation affects other characteristics of the gut microbiome, such as its sensitivity</w:t>
      </w:r>
      <w:r w:rsidR="00BC07CB">
        <w:rPr>
          <w:rFonts w:ascii="Arial" w:eastAsia="Arial" w:hAnsi="Arial" w:cs="Arial"/>
          <w:sz w:val="22"/>
          <w:szCs w:val="22"/>
        </w:rPr>
        <w:t xml:space="preserve"> </w:t>
      </w:r>
      <w:ins w:id="26" w:author="Sieler Jr, Michael James" w:date="2023-06-13T12:11:00Z">
        <w:r w:rsidR="009A28C2">
          <w:rPr>
            <w:rFonts w:ascii="Arial" w:eastAsia="Arial" w:hAnsi="Arial" w:cs="Arial"/>
            <w:sz w:val="22"/>
            <w:szCs w:val="22"/>
          </w:rPr>
          <w:t>(i.e.,</w:t>
        </w:r>
        <w:r w:rsidR="00BC07CB">
          <w:rPr>
            <w:rFonts w:ascii="Arial" w:eastAsia="Arial" w:hAnsi="Arial" w:cs="Arial"/>
            <w:sz w:val="22"/>
            <w:szCs w:val="22"/>
          </w:rPr>
          <w:t xml:space="preserve"> </w:t>
        </w:r>
        <w:r w:rsidR="009A28C2">
          <w:rPr>
            <w:rFonts w:ascii="Arial" w:eastAsia="Arial" w:hAnsi="Arial" w:cs="Arial"/>
            <w:sz w:val="22"/>
            <w:szCs w:val="22"/>
          </w:rPr>
          <w:t>changes in community composition)</w:t>
        </w:r>
        <w:r w:rsidR="0028050E">
          <w:rPr>
            <w:rFonts w:ascii="Arial" w:eastAsia="Arial" w:hAnsi="Arial" w:cs="Arial"/>
            <w:sz w:val="22"/>
            <w:szCs w:val="22"/>
          </w:rPr>
          <w:t xml:space="preserve"> in response</w:t>
        </w:r>
        <w:r w:rsidRPr="00890188">
          <w:rPr>
            <w:rFonts w:ascii="Arial" w:eastAsia="Arial" w:hAnsi="Arial" w:cs="Arial"/>
            <w:sz w:val="22"/>
            <w:szCs w:val="22"/>
          </w:rPr>
          <w:t xml:space="preserve"> </w:t>
        </w:r>
      </w:ins>
      <w:r w:rsidRPr="00890188">
        <w:rPr>
          <w:rFonts w:ascii="Arial" w:eastAsia="Arial" w:hAnsi="Arial" w:cs="Arial"/>
          <w:sz w:val="22"/>
          <w:szCs w:val="22"/>
        </w:rPr>
        <w:t>to exogenous agents (e.g., pathogens).</w:t>
      </w:r>
    </w:p>
    <w:p w14:paraId="1F1323A3" w14:textId="201EA2F8" w:rsidR="00140F1D" w:rsidRPr="00890188" w:rsidRDefault="00140F1D" w:rsidP="006258E4">
      <w:pPr>
        <w:spacing w:line="480" w:lineRule="auto"/>
        <w:rPr>
          <w:rFonts w:ascii="Arial" w:eastAsia="Arial" w:hAnsi="Arial" w:cs="Arial"/>
          <w:sz w:val="22"/>
          <w:szCs w:val="22"/>
        </w:rPr>
      </w:pPr>
    </w:p>
    <w:p w14:paraId="562DF5DB" w14:textId="36D1BAC4" w:rsidR="00AB682E" w:rsidRPr="00890188" w:rsidRDefault="13551973" w:rsidP="006258E4">
      <w:pPr>
        <w:spacing w:line="480" w:lineRule="auto"/>
        <w:rPr>
          <w:rFonts w:ascii="Arial" w:eastAsia="Arial" w:hAnsi="Arial" w:cs="Arial"/>
          <w:sz w:val="22"/>
          <w:szCs w:val="22"/>
        </w:rPr>
      </w:pPr>
      <w:r w:rsidRPr="13551973">
        <w:rPr>
          <w:rFonts w:ascii="Arial" w:eastAsia="Arial" w:hAnsi="Arial" w:cs="Arial"/>
          <w:sz w:val="22"/>
          <w:szCs w:val="22"/>
        </w:rPr>
        <w:lastRenderedPageBreak/>
        <w:t>In this study, we sought to determine how the gut microbiome of early adult (129 days post fertilization, dpf) and fully mature (214 dpf) zebrafish is influenced by rearing them on different common facility diets. To do so, we reared fish throughout their lifespan on one of three different diets: fish were fed either (1) the Gemma (Skretting, Fontaine­les-Vervins, France) diet, which is a commercial feed widely used in zebrafish research facilities, (2) the ZIRC diet, a compound diet mixed and adopted by the Zebrafish International Research Center (ZIRC), which is one of the largest zebrafish stock centers in the world, or (3) a precisely defined laboratory grade diet developed by Watts</w:t>
      </w:r>
      <w:r w:rsidR="005F468A" w:rsidRPr="13551973">
        <w:rPr>
          <w:rFonts w:ascii="Arial" w:eastAsia="Arial" w:hAnsi="Arial" w:cs="Arial"/>
          <w:sz w:val="22"/>
          <w:szCs w:val="22"/>
        </w:rPr>
        <w:fldChar w:fldCharType="begin"/>
      </w:r>
      <w:r w:rsidR="005F468A" w:rsidRPr="13551973">
        <w:rPr>
          <w:rFonts w:ascii="Arial" w:eastAsia="Arial" w:hAnsi="Arial" w:cs="Arial"/>
          <w:sz w:val="22"/>
          <w:szCs w:val="22"/>
        </w:rPr>
        <w:instrText xml:space="preserve"> ADDIN ZOTERO_ITEM CSL_CITATION {"citationID":"2DmH78HP","properties":{"formattedCitation":"[5]","plainCitation":"[5]","noteIndex":0},"citationItems":[{"id":30,"uris":["http://zotero.org/users/5603014/items/3DJTJURT"],"itemData":{"id":30,"type":"article-journal","abstract":"The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5F468A" w:rsidRPr="13551973">
        <w:rPr>
          <w:rFonts w:ascii="Arial" w:eastAsia="Arial" w:hAnsi="Arial" w:cs="Arial"/>
          <w:sz w:val="22"/>
          <w:szCs w:val="22"/>
        </w:rPr>
        <w:fldChar w:fldCharType="separate"/>
      </w:r>
      <w:r w:rsidRPr="13551973">
        <w:rPr>
          <w:rFonts w:ascii="Arial" w:hAnsi="Arial" w:cs="Arial"/>
          <w:sz w:val="22"/>
          <w:szCs w:val="22"/>
        </w:rPr>
        <w:t>[5]</w:t>
      </w:r>
      <w:r w:rsidR="005F468A" w:rsidRPr="13551973">
        <w:rPr>
          <w:rFonts w:ascii="Arial" w:eastAsia="Arial" w:hAnsi="Arial" w:cs="Arial"/>
          <w:sz w:val="22"/>
          <w:szCs w:val="22"/>
        </w:rPr>
        <w:fldChar w:fldCharType="end"/>
      </w:r>
      <w:r w:rsidRPr="13551973">
        <w:rPr>
          <w:rFonts w:ascii="Arial" w:eastAsia="Arial" w:hAnsi="Arial" w:cs="Arial"/>
          <w:sz w:val="22"/>
          <w:szCs w:val="22"/>
        </w:rPr>
        <w:t>. Overall, these diets are relatively similar from a macronutrient perspective, though they differ by formulation, ingredient sourcing, manufacturing process details, and consequently also by exact nutritional content. (Table S4.1.1). In particular, we evaluated how the</w:t>
      </w:r>
      <w:ins w:id="27" w:author="Sieler Jr, Michael James" w:date="2023-06-13T12:11:00Z">
        <w:r w:rsidR="00171127">
          <w:rPr>
            <w:rFonts w:ascii="Arial" w:eastAsia="Arial" w:hAnsi="Arial" w:cs="Arial"/>
            <w:sz w:val="22"/>
            <w:szCs w:val="22"/>
          </w:rPr>
          <w:t xml:space="preserve"> gut</w:t>
        </w:r>
      </w:ins>
      <w:r w:rsidRPr="13551973">
        <w:rPr>
          <w:rFonts w:ascii="Arial" w:eastAsia="Arial" w:hAnsi="Arial" w:cs="Arial"/>
          <w:sz w:val="22"/>
          <w:szCs w:val="22"/>
        </w:rPr>
        <w:t xml:space="preserve"> microbiome differed across these groups of fish as well as over development. We also determined if these differences</w:t>
      </w:r>
      <w:r w:rsidR="00D646BC">
        <w:rPr>
          <w:rFonts w:ascii="Arial" w:eastAsia="Arial" w:hAnsi="Arial" w:cs="Arial"/>
          <w:sz w:val="22"/>
          <w:szCs w:val="22"/>
        </w:rPr>
        <w:t xml:space="preserve"> </w:t>
      </w:r>
      <w:ins w:id="28" w:author="Sieler Jr, Michael James" w:date="2023-06-13T12:11:00Z">
        <w:r w:rsidR="00D646BC">
          <w:rPr>
            <w:rFonts w:ascii="Arial" w:eastAsia="Arial" w:hAnsi="Arial" w:cs="Arial"/>
            <w:sz w:val="22"/>
            <w:szCs w:val="22"/>
          </w:rPr>
          <w:t>in the microbiome</w:t>
        </w:r>
        <w:r w:rsidRPr="13551973">
          <w:rPr>
            <w:rFonts w:ascii="Arial" w:eastAsia="Arial" w:hAnsi="Arial" w:cs="Arial"/>
            <w:sz w:val="22"/>
            <w:szCs w:val="22"/>
          </w:rPr>
          <w:t xml:space="preserve"> </w:t>
        </w:r>
      </w:ins>
      <w:r w:rsidRPr="13551973">
        <w:rPr>
          <w:rFonts w:ascii="Arial" w:eastAsia="Arial" w:hAnsi="Arial" w:cs="Arial"/>
          <w:sz w:val="22"/>
          <w:szCs w:val="22"/>
        </w:rPr>
        <w:t>link to variation in fish body size (weight and body condition score</w:t>
      </w:r>
      <w:r w:rsidRPr="13551973">
        <w:rPr>
          <w:rFonts w:ascii="Arial" w:eastAsia="Arial" w:hAnsi="Arial" w:cs="Arial"/>
          <w:color w:val="000000" w:themeColor="text1"/>
          <w:sz w:val="22"/>
          <w:szCs w:val="22"/>
        </w:rPr>
        <w:t xml:space="preserve"> length normalized measure of weight</w:t>
      </w:r>
      <w:del w:id="29" w:author="Sieler Jr, Michael James" w:date="2023-06-13T12:11:00Z">
        <w:r w:rsidR="009A3DBE">
          <w:rPr>
            <w:rFonts w:ascii="Arial" w:eastAsia="Arial" w:hAnsi="Arial" w:cs="Arial"/>
            <w:sz w:val="22"/>
            <w:szCs w:val="22"/>
          </w:rPr>
          <w:delText>)</w:delText>
        </w:r>
        <w:r w:rsidR="01E35CB0" w:rsidRPr="00890188">
          <w:rPr>
            <w:rFonts w:ascii="Arial" w:eastAsia="Arial" w:hAnsi="Arial" w:cs="Arial"/>
            <w:sz w:val="22"/>
            <w:szCs w:val="22"/>
          </w:rPr>
          <w:delText>, as well as variation</w:delText>
        </w:r>
      </w:del>
      <w:ins w:id="30" w:author="Sieler Jr, Michael James" w:date="2023-06-13T12:11:00Z">
        <w:r w:rsidRPr="13551973">
          <w:rPr>
            <w:rFonts w:ascii="Arial" w:eastAsia="Arial" w:hAnsi="Arial" w:cs="Arial"/>
            <w:sz w:val="22"/>
            <w:szCs w:val="22"/>
          </w:rPr>
          <w:t>)</w:t>
        </w:r>
        <w:r w:rsidR="00D646BC">
          <w:rPr>
            <w:rFonts w:ascii="Arial" w:eastAsia="Arial" w:hAnsi="Arial" w:cs="Arial"/>
            <w:sz w:val="22"/>
            <w:szCs w:val="22"/>
          </w:rPr>
          <w:t>. Lastly, we determined if fish fed different diets manifested differences</w:t>
        </w:r>
      </w:ins>
      <w:r w:rsidR="00D646BC">
        <w:rPr>
          <w:rFonts w:ascii="Arial" w:eastAsia="Arial" w:hAnsi="Arial" w:cs="Arial"/>
          <w:sz w:val="22"/>
          <w:szCs w:val="22"/>
        </w:rPr>
        <w:t xml:space="preserve"> in </w:t>
      </w:r>
      <w:del w:id="31" w:author="Sieler Jr, Michael James" w:date="2023-06-13T12:11:00Z">
        <w:r w:rsidR="01E35CB0" w:rsidRPr="00890188">
          <w:rPr>
            <w:rFonts w:ascii="Arial" w:eastAsia="Arial" w:hAnsi="Arial" w:cs="Arial"/>
            <w:sz w:val="22"/>
            <w:szCs w:val="22"/>
          </w:rPr>
          <w:delText xml:space="preserve">how the microbiome responds to </w:delText>
        </w:r>
      </w:del>
      <w:ins w:id="32" w:author="Sieler Jr, Michael James" w:date="2023-06-13T12:11:00Z">
        <w:r w:rsidR="00D646BC">
          <w:rPr>
            <w:rFonts w:ascii="Arial" w:eastAsia="Arial" w:hAnsi="Arial" w:cs="Arial"/>
            <w:sz w:val="22"/>
            <w:szCs w:val="22"/>
          </w:rPr>
          <w:t xml:space="preserve">extraintestinal </w:t>
        </w:r>
      </w:ins>
      <w:r w:rsidR="00D646BC">
        <w:rPr>
          <w:rFonts w:ascii="Arial" w:eastAsia="Arial" w:hAnsi="Arial" w:cs="Arial"/>
          <w:sz w:val="22"/>
          <w:szCs w:val="22"/>
        </w:rPr>
        <w:t xml:space="preserve">infection </w:t>
      </w:r>
      <w:del w:id="33" w:author="Sieler Jr, Michael James" w:date="2023-06-13T12:11:00Z">
        <w:r w:rsidR="01E35CB0" w:rsidRPr="00890188">
          <w:rPr>
            <w:rFonts w:ascii="Arial" w:eastAsia="Arial" w:hAnsi="Arial" w:cs="Arial"/>
            <w:sz w:val="22"/>
            <w:szCs w:val="22"/>
          </w:rPr>
          <w:delText>by</w:delText>
        </w:r>
      </w:del>
      <w:ins w:id="34" w:author="Sieler Jr, Michael James" w:date="2023-06-13T12:11:00Z">
        <w:r w:rsidR="00D646BC">
          <w:rPr>
            <w:rFonts w:ascii="Arial" w:eastAsia="Arial" w:hAnsi="Arial" w:cs="Arial"/>
            <w:sz w:val="22"/>
            <w:szCs w:val="22"/>
          </w:rPr>
          <w:t>outcomes to</w:t>
        </w:r>
      </w:ins>
      <w:r w:rsidR="00D646BC">
        <w:rPr>
          <w:rFonts w:ascii="Arial" w:eastAsia="Arial" w:hAnsi="Arial" w:cs="Arial"/>
          <w:sz w:val="22"/>
          <w:szCs w:val="22"/>
        </w:rPr>
        <w:t xml:space="preserve"> one of the most common </w:t>
      </w:r>
      <w:del w:id="35" w:author="Sieler Jr, Michael James" w:date="2023-06-13T12:11:00Z">
        <w:r w:rsidR="005A684D" w:rsidRPr="00890188">
          <w:rPr>
            <w:rFonts w:ascii="Arial" w:eastAsia="Arial" w:hAnsi="Arial" w:cs="Arial"/>
            <w:sz w:val="22"/>
            <w:szCs w:val="22"/>
          </w:rPr>
          <w:delText>infectious</w:delText>
        </w:r>
      </w:del>
      <w:ins w:id="36" w:author="Sieler Jr, Michael James" w:date="2023-06-13T12:11:00Z">
        <w:r w:rsidR="00D646BC">
          <w:rPr>
            <w:rFonts w:ascii="Arial" w:eastAsia="Arial" w:hAnsi="Arial" w:cs="Arial"/>
            <w:sz w:val="22"/>
            <w:szCs w:val="22"/>
          </w:rPr>
          <w:t>infection</w:t>
        </w:r>
      </w:ins>
      <w:r w:rsidR="00D646BC">
        <w:rPr>
          <w:rFonts w:ascii="Arial" w:eastAsia="Arial" w:hAnsi="Arial" w:cs="Arial"/>
          <w:sz w:val="22"/>
          <w:szCs w:val="22"/>
        </w:rPr>
        <w:t xml:space="preserve"> agents of zebrafish research facilities,</w:t>
      </w:r>
      <w:r w:rsidR="00D646BC" w:rsidRPr="13551973">
        <w:rPr>
          <w:rFonts w:ascii="Arial" w:eastAsia="Arial" w:hAnsi="Arial" w:cs="Arial"/>
          <w:sz w:val="22"/>
          <w:szCs w:val="22"/>
        </w:rPr>
        <w:t xml:space="preserve"> </w:t>
      </w:r>
      <w:r w:rsidR="00D646BC" w:rsidRPr="13551973">
        <w:rPr>
          <w:rFonts w:ascii="Arial" w:eastAsia="Arial" w:hAnsi="Arial" w:cs="Arial"/>
          <w:i/>
          <w:iCs/>
          <w:sz w:val="22"/>
          <w:szCs w:val="22"/>
        </w:rPr>
        <w:t>Mycobacterium chelonae</w:t>
      </w:r>
      <w:r w:rsidR="00D646BC" w:rsidRPr="13551973">
        <w:rPr>
          <w:rFonts w:ascii="Arial" w:eastAsia="Arial" w:hAnsi="Arial" w:cs="Arial"/>
          <w:i/>
          <w:iCs/>
          <w:sz w:val="22"/>
          <w:szCs w:val="22"/>
        </w:rPr>
        <w:fldChar w:fldCharType="begin"/>
      </w:r>
      <w:r w:rsidR="00D646BC" w:rsidRPr="13551973">
        <w:rPr>
          <w:rFonts w:ascii="Arial" w:eastAsia="Arial" w:hAnsi="Arial" w:cs="Arial"/>
          <w:i/>
          <w:iCs/>
          <w:sz w:val="22"/>
          <w:szCs w:val="22"/>
        </w:rPr>
        <w:instrText xml:space="preserve"> ADDIN ZOTERO_ITEM CSL_CITATION {"citationID":"7co0kRci","properties":{"formattedCitation":"[19]","plainCitation":"[19]","noteIndex":0},"citationItems":[{"id":11101,"uris":["http://zotero.org/users/5603014/items/7Q7T353U"],"itemData":{"id":11101,"type":"article-journal","abstract":"The use of zebrafish (Danio rerio) in biomedical research has expanded at a tremendous rate over the last two decades. Along with increases in laboratories using this model, we are discovering new and important diseases. We review here the important pathogens and diseases based on some 20 years of research and findings from our diagnostic service at the NIH-funded Zebrafish International Resource Center. Descriptions of the present status of biosecurity programmes and diagnostic and treatment approaches are included. The most common and important diseases and pathogens are two parasites, Pseudoloma neurophilia and Pseudocapillaria tomentosa, and mycobacteriosis caused by Mycobacterium chelonae, M. marinum and M. haemophilum. Less common but deadly diseases are caused by Edwardsiella ictaluri and infectious spleen and kidney necrosis virus (ISKNV). Hepatic megalocytosis and eggassociated inflammation and fibroplasia are common, apparently non-infectious, in zebrafish laboratories. Water quality diseases include supersaturation and nephrocalcinosis. Common neoplasms are spindle cell sarcomas, ultimobranchial tumours, spermatocytic seminomas and a small-cell carcinoma that is caused by a transmissible agent. Despite the clear biosecurity risk, researchers continue to use fish from pet stores, and here, we document two novel coccidia associated with significant lesions in zebrafish from one of these stores.","container-title":"Journal of Fish Diseases","DOI":"10.1111/jfd.13165","ISSN":"0140-7775, 1365-2761","issue":"6","journalAbbreviation":"J Fish Dis","language":"en","page":"637-650","source":"DOI.org (Crossref)","title":"Review of diseases and health management in zebrafish &lt;i&gt;Danio rerio&lt;/i&gt; (Hamilton 1822) in research facilities","volume":"43","author":[{"family":"Kent","given":"M. L."},{"family":"Sanders","given":"J. L."},{"family":"Spagnoli","given":"S."},{"family":"Al</w:instrText>
      </w:r>
      <w:r w:rsidR="00D646BC" w:rsidRPr="13551973">
        <w:rPr>
          <w:rFonts w:ascii="Cambria Math" w:eastAsia="Arial" w:hAnsi="Cambria Math" w:cs="Cambria Math"/>
          <w:i/>
          <w:iCs/>
          <w:sz w:val="22"/>
          <w:szCs w:val="22"/>
        </w:rPr>
        <w:instrText>‐</w:instrText>
      </w:r>
      <w:r w:rsidR="00D646BC" w:rsidRPr="13551973">
        <w:rPr>
          <w:rFonts w:ascii="Arial" w:eastAsia="Arial" w:hAnsi="Arial" w:cs="Arial"/>
          <w:i/>
          <w:iCs/>
          <w:sz w:val="22"/>
          <w:szCs w:val="22"/>
        </w:rPr>
        <w:instrText xml:space="preserve">Samarrie","given":"C. E."},{"family":"Murray","given":"K. N."}],"issued":{"date-parts":[["2020",6]]},"citation-key":"kent2020a"}}],"schema":"https://github.com/citation-style-language/schema/raw/master/csl-citation.json"} </w:instrText>
      </w:r>
      <w:r w:rsidR="00D646BC" w:rsidRPr="13551973">
        <w:rPr>
          <w:rFonts w:ascii="Arial" w:eastAsia="Arial" w:hAnsi="Arial" w:cs="Arial"/>
          <w:i/>
          <w:iCs/>
          <w:sz w:val="22"/>
          <w:szCs w:val="22"/>
        </w:rPr>
        <w:fldChar w:fldCharType="separate"/>
      </w:r>
      <w:r w:rsidR="00D646BC" w:rsidRPr="13551973">
        <w:rPr>
          <w:rFonts w:ascii="Arial" w:hAnsi="Arial" w:cs="Arial"/>
          <w:sz w:val="22"/>
          <w:szCs w:val="22"/>
        </w:rPr>
        <w:t>[19]</w:t>
      </w:r>
      <w:r w:rsidR="00D646BC" w:rsidRPr="13551973">
        <w:rPr>
          <w:rFonts w:ascii="Arial" w:eastAsia="Arial" w:hAnsi="Arial" w:cs="Arial"/>
          <w:i/>
          <w:iCs/>
          <w:sz w:val="22"/>
          <w:szCs w:val="22"/>
        </w:rPr>
        <w:fldChar w:fldCharType="end"/>
      </w:r>
      <w:del w:id="37" w:author="Sieler Jr, Michael James" w:date="2023-06-13T12:11:00Z">
        <w:r w:rsidR="00596ECB" w:rsidRPr="0059017C">
          <w:rPr>
            <w:rFonts w:ascii="Arial" w:eastAsia="Arial" w:hAnsi="Arial"/>
            <w:sz w:val="22"/>
          </w:rPr>
          <w:delText>.</w:delText>
        </w:r>
      </w:del>
      <w:ins w:id="38" w:author="Sieler Jr, Michael James" w:date="2023-06-13T12:11:00Z">
        <w:r w:rsidR="00D646BC">
          <w:rPr>
            <w:rFonts w:ascii="Arial" w:eastAsia="Arial" w:hAnsi="Arial" w:cs="Arial"/>
            <w:sz w:val="22"/>
            <w:szCs w:val="22"/>
          </w:rPr>
          <w:t>,</w:t>
        </w:r>
        <w:r w:rsidRPr="13551973">
          <w:rPr>
            <w:rFonts w:ascii="Arial" w:eastAsia="Arial" w:hAnsi="Arial" w:cs="Arial"/>
            <w:sz w:val="22"/>
            <w:szCs w:val="22"/>
          </w:rPr>
          <w:t xml:space="preserve"> as well </w:t>
        </w:r>
        <w:r w:rsidR="00D646BC">
          <w:rPr>
            <w:rFonts w:ascii="Arial" w:eastAsia="Arial" w:hAnsi="Arial" w:cs="Arial"/>
            <w:sz w:val="22"/>
            <w:szCs w:val="22"/>
          </w:rPr>
          <w:t>as how</w:t>
        </w:r>
        <w:r w:rsidRPr="13551973">
          <w:rPr>
            <w:rFonts w:ascii="Arial" w:eastAsia="Arial" w:hAnsi="Arial" w:cs="Arial"/>
            <w:sz w:val="22"/>
            <w:szCs w:val="22"/>
          </w:rPr>
          <w:t xml:space="preserve"> the</w:t>
        </w:r>
        <w:r w:rsidR="00AF5300">
          <w:rPr>
            <w:rFonts w:ascii="Arial" w:eastAsia="Arial" w:hAnsi="Arial" w:cs="Arial"/>
            <w:sz w:val="22"/>
            <w:szCs w:val="22"/>
          </w:rPr>
          <w:t xml:space="preserve"> gut</w:t>
        </w:r>
        <w:r w:rsidRPr="13551973">
          <w:rPr>
            <w:rFonts w:ascii="Arial" w:eastAsia="Arial" w:hAnsi="Arial" w:cs="Arial"/>
            <w:sz w:val="22"/>
            <w:szCs w:val="22"/>
          </w:rPr>
          <w:t xml:space="preserve"> microbiome</w:t>
        </w:r>
        <w:r w:rsidR="00171127">
          <w:rPr>
            <w:rFonts w:ascii="Arial" w:eastAsia="Arial" w:hAnsi="Arial" w:cs="Arial"/>
            <w:sz w:val="22"/>
            <w:szCs w:val="22"/>
          </w:rPr>
          <w:t xml:space="preserve"> of fish fed different diets</w:t>
        </w:r>
        <w:r w:rsidRPr="13551973">
          <w:rPr>
            <w:rFonts w:ascii="Arial" w:eastAsia="Arial" w:hAnsi="Arial" w:cs="Arial"/>
            <w:sz w:val="22"/>
            <w:szCs w:val="22"/>
          </w:rPr>
          <w:t xml:space="preserve"> responds </w:t>
        </w:r>
        <w:r w:rsidR="00D646BC" w:rsidRPr="00F46E64">
          <w:rPr>
            <w:rFonts w:ascii="Arial" w:eastAsia="Arial" w:hAnsi="Arial" w:cs="Arial"/>
            <w:i/>
            <w:iCs/>
            <w:sz w:val="22"/>
            <w:szCs w:val="22"/>
          </w:rPr>
          <w:t>M. chelonae</w:t>
        </w:r>
        <w:r w:rsidR="004E4BFC">
          <w:rPr>
            <w:rFonts w:ascii="Arial" w:eastAsia="Arial" w:hAnsi="Arial" w:cs="Arial"/>
            <w:sz w:val="22"/>
            <w:szCs w:val="22"/>
          </w:rPr>
          <w:t xml:space="preserve"> exposure</w:t>
        </w:r>
        <w:r w:rsidR="00D646BC">
          <w:rPr>
            <w:rFonts w:ascii="Arial" w:eastAsia="Arial" w:hAnsi="Arial" w:cs="Arial"/>
            <w:sz w:val="22"/>
            <w:szCs w:val="22"/>
          </w:rPr>
          <w:t>.</w:t>
        </w:r>
      </w:ins>
      <w:r w:rsidR="00AB682E" w:rsidRPr="00890188">
        <w:rPr>
          <w:rFonts w:ascii="Arial" w:eastAsia="Arial" w:hAnsi="Arial" w:cs="Arial"/>
          <w:sz w:val="22"/>
          <w:szCs w:val="22"/>
        </w:rPr>
        <w:br w:type="page"/>
      </w:r>
    </w:p>
    <w:p w14:paraId="07FD13A4" w14:textId="4DE930EA" w:rsidR="00F01CA1"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Results</w:t>
      </w:r>
    </w:p>
    <w:tbl>
      <w:tblPr>
        <w:tblStyle w:val="TableGrid"/>
        <w:tblpPr w:leftFromText="180" w:rightFromText="180" w:vertAnchor="text" w:horzAnchor="margin" w:tblpY="93"/>
        <w:tblW w:w="10845" w:type="dxa"/>
        <w:tblBorders>
          <w:insideH w:val="none" w:sz="0" w:space="0" w:color="auto"/>
        </w:tblBorders>
        <w:tblLook w:val="04A0" w:firstRow="1" w:lastRow="0" w:firstColumn="1" w:lastColumn="0" w:noHBand="0" w:noVBand="1"/>
      </w:tblPr>
      <w:tblGrid>
        <w:gridCol w:w="11079"/>
      </w:tblGrid>
      <w:tr w:rsidR="00F01CA1" w:rsidRPr="00890188" w14:paraId="6D2EE795" w14:textId="77777777" w:rsidTr="00D2200D">
        <w:trPr>
          <w:trHeight w:val="5236"/>
        </w:trPr>
        <w:tc>
          <w:tcPr>
            <w:tcW w:w="10845" w:type="dxa"/>
          </w:tcPr>
          <w:p w14:paraId="06D9D0E0" w14:textId="54582127" w:rsidR="00F01CA1" w:rsidRPr="00890188" w:rsidRDefault="00C7466A" w:rsidP="006258E4">
            <w:pPr>
              <w:spacing w:line="480" w:lineRule="auto"/>
              <w:jc w:val="center"/>
              <w:rPr>
                <w:rFonts w:ascii="Arial" w:hAnsi="Arial" w:cs="Arial"/>
                <w:sz w:val="22"/>
                <w:szCs w:val="22"/>
              </w:rPr>
            </w:pPr>
            <w:r>
              <w:rPr>
                <w:rFonts w:ascii="Arial" w:hAnsi="Arial" w:cs="Arial"/>
                <w:noProof/>
                <w:sz w:val="22"/>
                <w:szCs w:val="22"/>
              </w:rPr>
              <w:drawing>
                <wp:inline distT="0" distB="0" distL="0" distR="0" wp14:anchorId="3968A673" wp14:editId="68E87D16">
                  <wp:extent cx="6898005" cy="3299460"/>
                  <wp:effectExtent l="0" t="0" r="0" b="2540"/>
                  <wp:docPr id="177846828" name="Picture 177846828" descr="A picture containing text, softwar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828" name="Picture 2" descr="A picture containing text, software, number,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8005" cy="3299460"/>
                          </a:xfrm>
                          <a:prstGeom prst="rect">
                            <a:avLst/>
                          </a:prstGeom>
                        </pic:spPr>
                      </pic:pic>
                    </a:graphicData>
                  </a:graphic>
                </wp:inline>
              </w:drawing>
            </w:r>
          </w:p>
        </w:tc>
      </w:tr>
      <w:tr w:rsidR="00F01CA1" w:rsidRPr="00890188" w14:paraId="642806B4" w14:textId="77777777" w:rsidTr="007B2264">
        <w:tc>
          <w:tcPr>
            <w:tcW w:w="10845" w:type="dxa"/>
          </w:tcPr>
          <w:p w14:paraId="3B772089" w14:textId="47496807" w:rsidR="00F01CA1" w:rsidRPr="00890188" w:rsidRDefault="217D0C5E" w:rsidP="00104B96">
            <w:pPr>
              <w:spacing w:before="240" w:line="360" w:lineRule="auto"/>
              <w:rPr>
                <w:rFonts w:ascii="Arial" w:eastAsia="Arial" w:hAnsi="Arial" w:cs="Arial"/>
                <w:sz w:val="22"/>
                <w:szCs w:val="22"/>
              </w:rPr>
            </w:pPr>
            <w:r w:rsidRPr="00890188">
              <w:rPr>
                <w:rFonts w:ascii="Arial" w:eastAsia="Arial" w:hAnsi="Arial" w:cs="Arial"/>
                <w:b/>
                <w:bCs/>
                <w:sz w:val="22"/>
                <w:szCs w:val="22"/>
              </w:rPr>
              <w:t>Figure 1:</w:t>
            </w:r>
            <w:r w:rsidRPr="00890188">
              <w:rPr>
                <w:rFonts w:ascii="Arial" w:eastAsia="Arial" w:hAnsi="Arial" w:cs="Arial"/>
                <w:sz w:val="22"/>
                <w:szCs w:val="22"/>
              </w:rPr>
              <w:t xml:space="preserve"> Experimental design showing treatments and husbandry events during the course of the study. Symbols indicate when an event occurred. 1) </w:t>
            </w:r>
            <w:r w:rsidR="00AF67D3" w:rsidRPr="00890188">
              <w:rPr>
                <w:rFonts w:ascii="Arial" w:eastAsia="Arial" w:hAnsi="Arial" w:cs="Arial"/>
                <w:sz w:val="22"/>
                <w:szCs w:val="22"/>
              </w:rPr>
              <w:t>270 f</w:t>
            </w:r>
            <w:r w:rsidRPr="00890188">
              <w:rPr>
                <w:rFonts w:ascii="Arial" w:eastAsia="Arial" w:hAnsi="Arial" w:cs="Arial"/>
                <w:sz w:val="22"/>
                <w:szCs w:val="22"/>
              </w:rPr>
              <w:t>ish were reared from 0 to 30 days</w:t>
            </w:r>
            <w:r w:rsidR="00C37A17" w:rsidRPr="00890188">
              <w:rPr>
                <w:rFonts w:ascii="Arial" w:eastAsia="Arial" w:hAnsi="Arial" w:cs="Arial"/>
                <w:sz w:val="22"/>
                <w:szCs w:val="22"/>
              </w:rPr>
              <w:t xml:space="preserve"> post fertilization (dpf)</w:t>
            </w:r>
            <w:r w:rsidRPr="00890188">
              <w:rPr>
                <w:rFonts w:ascii="Arial" w:eastAsia="Arial" w:hAnsi="Arial" w:cs="Arial"/>
                <w:sz w:val="22"/>
                <w:szCs w:val="22"/>
              </w:rPr>
              <w:t xml:space="preserve"> on a nursery diet</w:t>
            </w:r>
            <w:r w:rsidR="009A716E" w:rsidRPr="00890188">
              <w:rPr>
                <w:rFonts w:ascii="Arial" w:eastAsia="Arial" w:hAnsi="Arial" w:cs="Arial"/>
                <w:sz w:val="22"/>
                <w:szCs w:val="22"/>
              </w:rPr>
              <w:t xml:space="preserve"> across 18 tanks (15 fish per tank)</w:t>
            </w:r>
            <w:r w:rsidRPr="00890188">
              <w:rPr>
                <w:rFonts w:ascii="Arial" w:eastAsia="Arial" w:hAnsi="Arial" w:cs="Arial"/>
                <w:sz w:val="22"/>
                <w:szCs w:val="22"/>
              </w:rPr>
              <w:t xml:space="preserve">. 2) At 30 </w:t>
            </w:r>
            <w:r w:rsidR="00C37A17" w:rsidRPr="00890188">
              <w:rPr>
                <w:rFonts w:ascii="Arial" w:eastAsia="Arial" w:hAnsi="Arial" w:cs="Arial"/>
                <w:sz w:val="22"/>
                <w:szCs w:val="22"/>
              </w:rPr>
              <w:t>dpf</w:t>
            </w:r>
            <w:r w:rsidRPr="00890188">
              <w:rPr>
                <w:rFonts w:ascii="Arial" w:eastAsia="Arial" w:hAnsi="Arial" w:cs="Arial"/>
                <w:sz w:val="22"/>
                <w:szCs w:val="22"/>
              </w:rPr>
              <w:t xml:space="preserve">, fish were assigned one of three diets (e.g., Gemma, Watts, or ZIRC), and fed a juvenile formulation until </w:t>
            </w:r>
            <w:r w:rsidR="00C7466A" w:rsidRPr="00890188">
              <w:rPr>
                <w:rFonts w:ascii="Arial" w:eastAsia="Arial" w:hAnsi="Arial" w:cs="Arial"/>
                <w:sz w:val="22"/>
                <w:szCs w:val="22"/>
              </w:rPr>
              <w:t>1</w:t>
            </w:r>
            <w:r w:rsidR="00C7466A">
              <w:rPr>
                <w:rFonts w:ascii="Arial" w:eastAsia="Arial" w:hAnsi="Arial" w:cs="Arial"/>
                <w:sz w:val="22"/>
                <w:szCs w:val="22"/>
              </w:rPr>
              <w:t>14</w:t>
            </w:r>
            <w:r w:rsidR="00C7466A" w:rsidRPr="00890188">
              <w:rPr>
                <w:rFonts w:ascii="Arial" w:eastAsia="Arial" w:hAnsi="Arial" w:cs="Arial"/>
                <w:sz w:val="22"/>
                <w:szCs w:val="22"/>
              </w:rPr>
              <w:t xml:space="preserve"> </w:t>
            </w:r>
            <w:r w:rsidR="00C37A17" w:rsidRPr="00890188">
              <w:rPr>
                <w:rFonts w:ascii="Arial" w:eastAsia="Arial" w:hAnsi="Arial" w:cs="Arial"/>
                <w:sz w:val="22"/>
                <w:szCs w:val="22"/>
              </w:rPr>
              <w:t>dpf</w:t>
            </w:r>
            <w:r w:rsidRPr="00890188">
              <w:rPr>
                <w:rFonts w:ascii="Arial" w:eastAsia="Arial" w:hAnsi="Arial" w:cs="Arial"/>
                <w:sz w:val="22"/>
                <w:szCs w:val="22"/>
              </w:rPr>
              <w:t xml:space="preserve">. 3) At </w:t>
            </w:r>
            <w:r w:rsidR="00C7466A" w:rsidRPr="00890188">
              <w:rPr>
                <w:rFonts w:ascii="Arial" w:eastAsia="Arial" w:hAnsi="Arial" w:cs="Arial"/>
                <w:sz w:val="22"/>
                <w:szCs w:val="22"/>
              </w:rPr>
              <w:t>1</w:t>
            </w:r>
            <w:r w:rsidR="00C7466A">
              <w:rPr>
                <w:rFonts w:ascii="Arial" w:eastAsia="Arial" w:hAnsi="Arial" w:cs="Arial"/>
                <w:sz w:val="22"/>
                <w:szCs w:val="22"/>
              </w:rPr>
              <w:t>14</w:t>
            </w:r>
            <w:r w:rsidR="00C7466A" w:rsidRPr="00890188">
              <w:rPr>
                <w:rFonts w:ascii="Arial" w:eastAsia="Arial" w:hAnsi="Arial" w:cs="Arial"/>
                <w:sz w:val="22"/>
                <w:szCs w:val="22"/>
              </w:rPr>
              <w:t xml:space="preserve"> </w:t>
            </w:r>
            <w:r w:rsidR="00C37A17" w:rsidRPr="00890188">
              <w:rPr>
                <w:rFonts w:ascii="Arial" w:eastAsia="Arial" w:hAnsi="Arial" w:cs="Arial"/>
                <w:sz w:val="22"/>
                <w:szCs w:val="22"/>
              </w:rPr>
              <w:t>dpf</w:t>
            </w:r>
            <w:r w:rsidRPr="00890188">
              <w:rPr>
                <w:rFonts w:ascii="Arial" w:eastAsia="Arial" w:hAnsi="Arial" w:cs="Arial"/>
                <w:sz w:val="22"/>
                <w:szCs w:val="22"/>
              </w:rPr>
              <w:t xml:space="preserve">, fish were switched to an adult formulation of their respective diets. </w:t>
            </w:r>
            <w:r w:rsidR="000554B5">
              <w:rPr>
                <w:rFonts w:ascii="Arial" w:eastAsia="Arial" w:hAnsi="Arial" w:cs="Arial"/>
                <w:sz w:val="22"/>
                <w:szCs w:val="22"/>
              </w:rPr>
              <w:t>4)</w:t>
            </w:r>
            <w:r w:rsidR="001B2D40">
              <w:rPr>
                <w:rFonts w:ascii="Arial" w:eastAsia="Arial" w:hAnsi="Arial" w:cs="Arial"/>
                <w:sz w:val="22"/>
                <w:szCs w:val="22"/>
              </w:rPr>
              <w:t xml:space="preserve"> </w:t>
            </w:r>
            <w:r w:rsidR="000554B5">
              <w:rPr>
                <w:rFonts w:ascii="Arial" w:eastAsia="Arial" w:hAnsi="Arial" w:cs="Arial"/>
                <w:sz w:val="22"/>
                <w:szCs w:val="22"/>
              </w:rPr>
              <w:t>At 129 dpf,</w:t>
            </w:r>
            <w:r w:rsidR="009A716E" w:rsidRPr="00890188">
              <w:rPr>
                <w:rFonts w:ascii="Arial" w:eastAsia="Arial" w:hAnsi="Arial" w:cs="Arial"/>
                <w:sz w:val="22"/>
                <w:szCs w:val="22"/>
              </w:rPr>
              <w:t xml:space="preserve"> b</w:t>
            </w:r>
            <w:r w:rsidR="00AF67D3" w:rsidRPr="00890188">
              <w:rPr>
                <w:rFonts w:ascii="Arial" w:eastAsia="Arial" w:hAnsi="Arial" w:cs="Arial"/>
                <w:sz w:val="22"/>
                <w:szCs w:val="22"/>
              </w:rPr>
              <w:t>ody size</w:t>
            </w:r>
            <w:r w:rsidRPr="00890188">
              <w:rPr>
                <w:rFonts w:ascii="Arial" w:eastAsia="Arial" w:hAnsi="Arial" w:cs="Arial"/>
                <w:sz w:val="22"/>
                <w:szCs w:val="22"/>
              </w:rPr>
              <w:t xml:space="preserve"> measurements </w:t>
            </w:r>
            <w:r w:rsidR="00AF67D3" w:rsidRPr="00890188">
              <w:rPr>
                <w:rFonts w:ascii="Arial" w:eastAsia="Arial" w:hAnsi="Arial" w:cs="Arial"/>
                <w:sz w:val="22"/>
                <w:szCs w:val="22"/>
              </w:rPr>
              <w:t xml:space="preserve">were conducted on all fish and fecal samples were collected from a random selection of five fish </w:t>
            </w:r>
            <w:r w:rsidR="009A716E" w:rsidRPr="00890188">
              <w:rPr>
                <w:rFonts w:ascii="Arial" w:eastAsia="Arial" w:hAnsi="Arial" w:cs="Arial"/>
                <w:sz w:val="22"/>
                <w:szCs w:val="22"/>
              </w:rPr>
              <w:t>per tank</w:t>
            </w:r>
            <w:r w:rsidR="00AF67D3" w:rsidRPr="00890188">
              <w:rPr>
                <w:rFonts w:ascii="Arial" w:eastAsia="Arial" w:hAnsi="Arial" w:cs="Arial"/>
                <w:sz w:val="22"/>
                <w:szCs w:val="22"/>
              </w:rPr>
              <w:t xml:space="preserve"> (n = 90)</w:t>
            </w:r>
            <w:r w:rsidRPr="00890188">
              <w:rPr>
                <w:rFonts w:ascii="Arial" w:eastAsia="Arial" w:hAnsi="Arial" w:cs="Arial"/>
                <w:sz w:val="22"/>
                <w:szCs w:val="22"/>
              </w:rPr>
              <w:t xml:space="preserve">. </w:t>
            </w:r>
            <w:r w:rsidR="000554B5">
              <w:rPr>
                <w:rFonts w:ascii="Arial" w:eastAsia="Arial" w:hAnsi="Arial" w:cs="Arial"/>
                <w:sz w:val="22"/>
                <w:szCs w:val="22"/>
              </w:rPr>
              <w:t>5</w:t>
            </w:r>
            <w:r w:rsidRPr="00890188">
              <w:rPr>
                <w:rFonts w:ascii="Arial" w:eastAsia="Arial" w:hAnsi="Arial" w:cs="Arial"/>
                <w:sz w:val="22"/>
                <w:szCs w:val="22"/>
              </w:rPr>
              <w:t xml:space="preserve">) Afterwards, a cohort of fish from each diet were exposed to </w:t>
            </w:r>
            <w:r w:rsidR="00596ECB">
              <w:rPr>
                <w:rFonts w:ascii="Arial" w:eastAsia="Arial" w:hAnsi="Arial" w:cs="Arial"/>
                <w:i/>
                <w:iCs/>
                <w:sz w:val="22"/>
                <w:szCs w:val="22"/>
              </w:rPr>
              <w:t>Mycobacterium</w:t>
            </w:r>
            <w:r w:rsidRPr="00890188">
              <w:rPr>
                <w:rFonts w:ascii="Arial" w:eastAsia="Arial" w:hAnsi="Arial" w:cs="Arial"/>
                <w:i/>
                <w:iCs/>
                <w:sz w:val="22"/>
                <w:szCs w:val="22"/>
              </w:rPr>
              <w:t xml:space="preserve"> </w:t>
            </w:r>
            <w:r w:rsidR="007B5E15" w:rsidRPr="00890188">
              <w:rPr>
                <w:rFonts w:ascii="Arial" w:eastAsia="Arial" w:hAnsi="Arial" w:cs="Arial"/>
                <w:i/>
                <w:iCs/>
                <w:sz w:val="22"/>
                <w:szCs w:val="22"/>
              </w:rPr>
              <w:t>c</w:t>
            </w:r>
            <w:r w:rsidRPr="00890188">
              <w:rPr>
                <w:rFonts w:ascii="Arial" w:eastAsia="Arial" w:hAnsi="Arial" w:cs="Arial"/>
                <w:i/>
                <w:iCs/>
                <w:sz w:val="22"/>
                <w:szCs w:val="22"/>
              </w:rPr>
              <w:t>helonae</w:t>
            </w:r>
            <w:r w:rsidRPr="00890188">
              <w:rPr>
                <w:rFonts w:ascii="Arial" w:eastAsia="Arial" w:hAnsi="Arial" w:cs="Arial"/>
                <w:sz w:val="22"/>
                <w:szCs w:val="22"/>
              </w:rPr>
              <w:t xml:space="preserve">. </w:t>
            </w:r>
            <w:r w:rsidR="000554B5">
              <w:rPr>
                <w:rFonts w:ascii="Arial" w:eastAsia="Arial" w:hAnsi="Arial" w:cs="Arial"/>
                <w:sz w:val="22"/>
                <w:szCs w:val="22"/>
              </w:rPr>
              <w:t>6</w:t>
            </w:r>
            <w:r w:rsidRPr="00890188">
              <w:rPr>
                <w:rFonts w:ascii="Arial" w:eastAsia="Arial" w:hAnsi="Arial" w:cs="Arial"/>
                <w:sz w:val="22"/>
                <w:szCs w:val="22"/>
              </w:rPr>
              <w:t xml:space="preserve">) </w:t>
            </w:r>
            <w:r w:rsidR="009A716E" w:rsidRPr="00890188">
              <w:rPr>
                <w:rFonts w:ascii="Arial" w:eastAsia="Arial" w:hAnsi="Arial" w:cs="Arial"/>
                <w:sz w:val="22"/>
                <w:szCs w:val="22"/>
              </w:rPr>
              <w:t xml:space="preserve">Three </w:t>
            </w:r>
            <w:r w:rsidRPr="00890188">
              <w:rPr>
                <w:rFonts w:ascii="Arial" w:eastAsia="Arial" w:hAnsi="Arial" w:cs="Arial"/>
                <w:sz w:val="22"/>
                <w:szCs w:val="22"/>
              </w:rPr>
              <w:t>months later when fish were 214</w:t>
            </w:r>
            <w:r w:rsidR="00C37A17" w:rsidRPr="00890188">
              <w:rPr>
                <w:rFonts w:ascii="Arial" w:eastAsia="Arial" w:hAnsi="Arial" w:cs="Arial"/>
                <w:sz w:val="22"/>
                <w:szCs w:val="22"/>
              </w:rPr>
              <w:t xml:space="preserve"> dpf</w:t>
            </w:r>
            <w:r w:rsidRPr="00890188">
              <w:rPr>
                <w:rFonts w:ascii="Arial" w:eastAsia="Arial" w:hAnsi="Arial" w:cs="Arial"/>
                <w:sz w:val="22"/>
                <w:szCs w:val="22"/>
              </w:rPr>
              <w:t xml:space="preserve">, </w:t>
            </w:r>
            <w:r w:rsidR="00AF67D3" w:rsidRPr="00890188">
              <w:rPr>
                <w:rFonts w:ascii="Arial" w:eastAsia="Arial" w:hAnsi="Arial" w:cs="Arial"/>
                <w:sz w:val="22"/>
                <w:szCs w:val="22"/>
              </w:rPr>
              <w:t xml:space="preserve">body size measurements were conducted on all fish and </w:t>
            </w:r>
            <w:r w:rsidRPr="00890188">
              <w:rPr>
                <w:rFonts w:ascii="Arial" w:eastAsia="Arial" w:hAnsi="Arial" w:cs="Arial"/>
                <w:sz w:val="22"/>
                <w:szCs w:val="22"/>
              </w:rPr>
              <w:t>fecal samples were collected</w:t>
            </w:r>
            <w:r w:rsidR="00AF67D3" w:rsidRPr="00890188">
              <w:rPr>
                <w:rFonts w:ascii="Arial" w:eastAsia="Arial" w:hAnsi="Arial" w:cs="Arial"/>
                <w:sz w:val="22"/>
                <w:szCs w:val="22"/>
              </w:rPr>
              <w:t xml:space="preserve"> from a random selection of five fish per</w:t>
            </w:r>
            <w:r w:rsidR="009A716E" w:rsidRPr="00890188">
              <w:rPr>
                <w:rFonts w:ascii="Arial" w:eastAsia="Arial" w:hAnsi="Arial" w:cs="Arial"/>
                <w:sz w:val="22"/>
                <w:szCs w:val="22"/>
              </w:rPr>
              <w:t xml:space="preserve"> tank </w:t>
            </w:r>
            <w:r w:rsidR="00AF67D3" w:rsidRPr="00890188">
              <w:rPr>
                <w:rFonts w:ascii="Arial" w:eastAsia="Arial" w:hAnsi="Arial" w:cs="Arial"/>
                <w:sz w:val="22"/>
                <w:szCs w:val="22"/>
              </w:rPr>
              <w:t>(n = 89)</w:t>
            </w:r>
            <w:r w:rsidRPr="00890188">
              <w:rPr>
                <w:rFonts w:ascii="Arial" w:eastAsia="Arial" w:hAnsi="Arial" w:cs="Arial"/>
                <w:sz w:val="22"/>
                <w:szCs w:val="22"/>
              </w:rPr>
              <w:t>. Histopathology check was conducted to assess infection burden</w:t>
            </w:r>
            <w:r w:rsidR="00AF67D3" w:rsidRPr="00890188">
              <w:rPr>
                <w:rFonts w:ascii="Arial" w:eastAsia="Arial" w:hAnsi="Arial" w:cs="Arial"/>
                <w:sz w:val="22"/>
                <w:szCs w:val="22"/>
              </w:rPr>
              <w:t xml:space="preserve"> on all fish</w:t>
            </w:r>
            <w:r w:rsidRPr="00890188">
              <w:rPr>
                <w:rFonts w:ascii="Arial" w:eastAsia="Arial" w:hAnsi="Arial" w:cs="Arial"/>
                <w:sz w:val="22"/>
                <w:szCs w:val="22"/>
              </w:rPr>
              <w:t>.</w:t>
            </w:r>
          </w:p>
        </w:tc>
      </w:tr>
    </w:tbl>
    <w:p w14:paraId="53D44101" w14:textId="77777777" w:rsidR="00F01CA1" w:rsidRPr="00890188" w:rsidRDefault="00F01CA1" w:rsidP="00D0661F">
      <w:pPr>
        <w:spacing w:line="480" w:lineRule="auto"/>
        <w:rPr>
          <w:rFonts w:ascii="Arial" w:eastAsia="Arial" w:hAnsi="Arial" w:cs="Arial"/>
          <w:sz w:val="22"/>
          <w:szCs w:val="22"/>
        </w:rPr>
      </w:pPr>
    </w:p>
    <w:p w14:paraId="4BDC8843" w14:textId="77777777" w:rsidR="009F793A" w:rsidRDefault="00F01CA1" w:rsidP="00D0661F">
      <w:pPr>
        <w:spacing w:line="480" w:lineRule="auto"/>
        <w:rPr>
          <w:rFonts w:ascii="Arial" w:eastAsia="Arial" w:hAnsi="Arial" w:cs="Arial"/>
          <w:b/>
          <w:bCs/>
          <w:color w:val="000000" w:themeColor="text1"/>
          <w:sz w:val="22"/>
          <w:szCs w:val="22"/>
        </w:rPr>
      </w:pPr>
      <w:r w:rsidRPr="00890188">
        <w:rPr>
          <w:rFonts w:ascii="Arial" w:eastAsia="Arial" w:hAnsi="Arial" w:cs="Arial"/>
          <w:b/>
          <w:bCs/>
          <w:color w:val="000000" w:themeColor="text1"/>
          <w:sz w:val="22"/>
          <w:szCs w:val="22"/>
        </w:rPr>
        <w:br w:type="page"/>
      </w:r>
    </w:p>
    <w:p w14:paraId="498C216D" w14:textId="6628B07A" w:rsidR="00003769" w:rsidRPr="009F793A" w:rsidRDefault="00675FA2" w:rsidP="00D0661F">
      <w:pPr>
        <w:spacing w:line="480" w:lineRule="auto"/>
        <w:rPr>
          <w:rFonts w:ascii="Arial" w:eastAsia="Arial" w:hAnsi="Arial" w:cs="Arial"/>
          <w:b/>
          <w:bCs/>
          <w:color w:val="000000" w:themeColor="text1"/>
          <w:sz w:val="22"/>
          <w:szCs w:val="22"/>
        </w:rPr>
      </w:pPr>
      <w:r w:rsidRPr="00890188">
        <w:rPr>
          <w:rFonts w:ascii="Arial" w:eastAsia="Arial" w:hAnsi="Arial" w:cs="Arial"/>
          <w:b/>
          <w:bCs/>
          <w:color w:val="000000" w:themeColor="text1"/>
          <w:sz w:val="22"/>
          <w:szCs w:val="22"/>
        </w:rPr>
        <w:lastRenderedPageBreak/>
        <w:t>1</w:t>
      </w:r>
      <w:r w:rsidR="217D0C5E" w:rsidRPr="00890188">
        <w:rPr>
          <w:rFonts w:ascii="Arial" w:eastAsia="Arial" w:hAnsi="Arial" w:cs="Arial"/>
          <w:b/>
          <w:bCs/>
          <w:color w:val="000000" w:themeColor="text1"/>
          <w:sz w:val="22"/>
          <w:szCs w:val="22"/>
        </w:rPr>
        <w:t xml:space="preserve">. Diet differentially influences physiology and gut microbiome at </w:t>
      </w:r>
      <w:r w:rsidR="001A5BC2">
        <w:rPr>
          <w:rFonts w:ascii="Arial" w:eastAsia="Arial" w:hAnsi="Arial" w:cs="Arial"/>
          <w:b/>
          <w:bCs/>
          <w:color w:val="000000" w:themeColor="text1"/>
          <w:sz w:val="22"/>
          <w:szCs w:val="22"/>
        </w:rPr>
        <w:t xml:space="preserve">129 days post </w:t>
      </w:r>
      <w:r w:rsidR="001272EA">
        <w:rPr>
          <w:rFonts w:ascii="Arial" w:eastAsia="Arial" w:hAnsi="Arial" w:cs="Arial"/>
          <w:b/>
          <w:bCs/>
          <w:color w:val="000000" w:themeColor="text1"/>
          <w:sz w:val="22"/>
          <w:szCs w:val="22"/>
        </w:rPr>
        <w:t>fertilization</w:t>
      </w:r>
    </w:p>
    <w:tbl>
      <w:tblPr>
        <w:tblStyle w:val="TableGrid"/>
        <w:tblpPr w:leftFromText="180" w:rightFromText="180" w:vertAnchor="text" w:horzAnchor="margin" w:tblpY="-54"/>
        <w:tblW w:w="0" w:type="auto"/>
        <w:tblBorders>
          <w:insideH w:val="none" w:sz="0" w:space="0" w:color="auto"/>
          <w:insideV w:val="none" w:sz="0" w:space="0" w:color="auto"/>
        </w:tblBorders>
        <w:tblLook w:val="04A0" w:firstRow="1" w:lastRow="0" w:firstColumn="1" w:lastColumn="0" w:noHBand="0" w:noVBand="1"/>
      </w:tblPr>
      <w:tblGrid>
        <w:gridCol w:w="10790"/>
      </w:tblGrid>
      <w:tr w:rsidR="009F793A" w:rsidRPr="00890188" w14:paraId="02B63848" w14:textId="77777777" w:rsidTr="00B7154D">
        <w:trPr>
          <w:trHeight w:val="1022"/>
        </w:trPr>
        <w:tc>
          <w:tcPr>
            <w:tcW w:w="10790" w:type="dxa"/>
          </w:tcPr>
          <w:p w14:paraId="0DC6123C" w14:textId="164961AF" w:rsidR="009F793A" w:rsidRPr="00890188" w:rsidRDefault="009F793A" w:rsidP="00D0661F">
            <w:pPr>
              <w:spacing w:line="480"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835218C" wp14:editId="103D577D">
                  <wp:extent cx="5727700" cy="51308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130800"/>
                          </a:xfrm>
                          <a:prstGeom prst="rect">
                            <a:avLst/>
                          </a:prstGeom>
                        </pic:spPr>
                      </pic:pic>
                    </a:graphicData>
                  </a:graphic>
                </wp:inline>
              </w:drawing>
            </w:r>
          </w:p>
        </w:tc>
      </w:tr>
      <w:tr w:rsidR="00675B82" w:rsidRPr="00890188" w14:paraId="31A2C4FD" w14:textId="77777777" w:rsidTr="217D0C5E">
        <w:tc>
          <w:tcPr>
            <w:tcW w:w="10790" w:type="dxa"/>
          </w:tcPr>
          <w:p w14:paraId="3F04AE62" w14:textId="4C53F931" w:rsidR="00675B82" w:rsidRPr="00890188" w:rsidRDefault="217D0C5E" w:rsidP="00104B96">
            <w:pPr>
              <w:spacing w:line="360" w:lineRule="auto"/>
              <w:rPr>
                <w:rFonts w:ascii="Arial" w:eastAsia="Arial" w:hAnsi="Arial" w:cs="Arial"/>
                <w:color w:val="000000"/>
                <w:sz w:val="22"/>
                <w:szCs w:val="22"/>
              </w:rPr>
            </w:pPr>
            <w:r w:rsidRPr="00890188">
              <w:rPr>
                <w:rFonts w:ascii="Arial" w:eastAsia="Arial" w:hAnsi="Arial" w:cs="Arial"/>
                <w:b/>
                <w:bCs/>
                <w:color w:val="000000" w:themeColor="text1"/>
                <w:sz w:val="22"/>
                <w:szCs w:val="22"/>
              </w:rPr>
              <w:t>Figure 2:</w:t>
            </w:r>
            <w:r w:rsidRPr="00890188">
              <w:rPr>
                <w:rFonts w:ascii="Arial" w:eastAsia="Arial" w:hAnsi="Arial" w:cs="Arial"/>
                <w:color w:val="000000" w:themeColor="text1"/>
                <w:sz w:val="22"/>
                <w:szCs w:val="22"/>
              </w:rPr>
              <w:t xml:space="preserve"> Effects of </w:t>
            </w:r>
            <w:r w:rsidR="001A5BC2">
              <w:rPr>
                <w:rFonts w:ascii="Arial" w:eastAsia="Arial" w:hAnsi="Arial" w:cs="Arial"/>
                <w:color w:val="000000" w:themeColor="text1"/>
                <w:sz w:val="22"/>
                <w:szCs w:val="22"/>
              </w:rPr>
              <w:t>129 days post fertilization (dpf)</w:t>
            </w:r>
            <w:r w:rsidRPr="00890188">
              <w:rPr>
                <w:rFonts w:ascii="Arial" w:eastAsia="Arial" w:hAnsi="Arial" w:cs="Arial"/>
                <w:color w:val="000000" w:themeColor="text1"/>
                <w:sz w:val="22"/>
                <w:szCs w:val="22"/>
              </w:rPr>
              <w:t xml:space="preserve"> fish fed one of three diets (Gemma, Watts, or ZIRC) on physiology and microbiomes of zebrafish. </w:t>
            </w:r>
            <w:r w:rsidRPr="00890188">
              <w:rPr>
                <w:rFonts w:ascii="Arial" w:eastAsia="Arial" w:hAnsi="Arial" w:cs="Arial"/>
                <w:b/>
                <w:bCs/>
                <w:color w:val="000000" w:themeColor="text1"/>
                <w:sz w:val="22"/>
                <w:szCs w:val="22"/>
              </w:rPr>
              <w:t>(A)</w:t>
            </w:r>
            <w:r w:rsidRPr="00890188">
              <w:rPr>
                <w:rFonts w:ascii="Arial" w:eastAsia="Arial" w:hAnsi="Arial" w:cs="Arial"/>
                <w:color w:val="000000" w:themeColor="text1"/>
                <w:sz w:val="22"/>
                <w:szCs w:val="22"/>
              </w:rPr>
              <w:t xml:space="preserve"> Weight of ZIRC-diet fed fish significantly differs from Watts- and Gemma-diet fed fish. Gemma- and Watts-diet fed fish do not differ from each other. </w:t>
            </w:r>
            <w:r w:rsidRPr="00890188">
              <w:rPr>
                <w:rFonts w:ascii="Arial" w:eastAsia="Arial" w:hAnsi="Arial" w:cs="Arial"/>
                <w:b/>
                <w:bCs/>
                <w:color w:val="000000" w:themeColor="text1"/>
                <w:sz w:val="22"/>
                <w:szCs w:val="22"/>
              </w:rPr>
              <w:t xml:space="preserve">(B) </w:t>
            </w:r>
            <w:r w:rsidRPr="00890188">
              <w:rPr>
                <w:rFonts w:ascii="Arial" w:eastAsia="Arial" w:hAnsi="Arial" w:cs="Arial"/>
                <w:color w:val="000000" w:themeColor="text1"/>
                <w:sz w:val="22"/>
                <w:szCs w:val="22"/>
              </w:rPr>
              <w:t xml:space="preserve">Body condition score is a length normalized measure of weight. Fish fed the ZIRC diet have significantly higher body condition scores from fish. fed the Gemma and Watts diets. </w:t>
            </w:r>
            <w:r w:rsidRPr="00890188">
              <w:rPr>
                <w:rFonts w:ascii="Arial" w:eastAsia="Arial" w:hAnsi="Arial" w:cs="Arial"/>
                <w:b/>
                <w:bCs/>
                <w:color w:val="000000" w:themeColor="text1"/>
                <w:sz w:val="22"/>
                <w:szCs w:val="22"/>
              </w:rPr>
              <w:t>(C)</w:t>
            </w:r>
            <w:r w:rsidRPr="00890188">
              <w:rPr>
                <w:rFonts w:ascii="Arial" w:eastAsia="Arial" w:hAnsi="Arial" w:cs="Arial"/>
                <w:color w:val="000000" w:themeColor="text1"/>
                <w:sz w:val="22"/>
                <w:szCs w:val="22"/>
              </w:rPr>
              <w:t xml:space="preserve"> </w:t>
            </w:r>
            <w:r w:rsidR="003D54B7">
              <w:rPr>
                <w:rFonts w:ascii="Arial" w:eastAsia="Arial" w:hAnsi="Arial" w:cs="Arial"/>
                <w:color w:val="000000" w:themeColor="text1"/>
                <w:sz w:val="22"/>
                <w:szCs w:val="22"/>
              </w:rPr>
              <w:t>Shannon Entropy</w:t>
            </w:r>
            <w:r w:rsidRPr="00890188">
              <w:rPr>
                <w:rFonts w:ascii="Arial" w:eastAsia="Arial" w:hAnsi="Arial" w:cs="Arial"/>
                <w:color w:val="000000" w:themeColor="text1"/>
                <w:sz w:val="22"/>
                <w:szCs w:val="22"/>
              </w:rPr>
              <w:t xml:space="preserve"> of diversity shows that gut microbiome diversity significantly differs between Gemma- and Watts-diet fed fish, ZIRC- and Watts-diet fed fish, but not between Gemma- and ZIRC-diet fed fish. </w:t>
            </w:r>
            <w:r w:rsidRPr="00890188">
              <w:rPr>
                <w:rFonts w:ascii="Arial" w:eastAsia="Arial" w:hAnsi="Arial" w:cs="Arial"/>
                <w:b/>
                <w:bCs/>
                <w:color w:val="000000" w:themeColor="text1"/>
                <w:sz w:val="22"/>
                <w:szCs w:val="22"/>
              </w:rPr>
              <w:t>(D)</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Capscale ordination based on the Bray-Curtis dissimilarity of gut microbiome composition. The analysis shows that physiology and gut microbiome composition significantly differs between the diets. “ns” indicates not significantly different, *, **, *** indicates significant differences below the 0.05, 0.01, and 0.001 levels, respectively.</w:t>
            </w:r>
          </w:p>
        </w:tc>
      </w:tr>
    </w:tbl>
    <w:p w14:paraId="4161A93B" w14:textId="756633A7" w:rsidR="00352E04" w:rsidRPr="00890188" w:rsidRDefault="00352E04" w:rsidP="00D0661F">
      <w:pPr>
        <w:spacing w:line="480" w:lineRule="auto"/>
        <w:rPr>
          <w:rFonts w:ascii="Arial" w:eastAsia="Arial" w:hAnsi="Arial" w:cs="Arial"/>
          <w:color w:val="000000"/>
          <w:sz w:val="22"/>
          <w:szCs w:val="22"/>
        </w:rPr>
      </w:pPr>
    </w:p>
    <w:p w14:paraId="4C8C688B" w14:textId="3D19AB19" w:rsidR="00505945"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sz w:val="22"/>
          <w:szCs w:val="22"/>
        </w:rPr>
        <w:lastRenderedPageBreak/>
        <w:t xml:space="preserve">To determine how common zebrafish diets differently impact fish </w:t>
      </w:r>
      <w:r w:rsidR="00625337" w:rsidRPr="00890188">
        <w:rPr>
          <w:rFonts w:ascii="Arial" w:eastAsia="Arial" w:hAnsi="Arial" w:cs="Arial"/>
          <w:sz w:val="22"/>
          <w:szCs w:val="22"/>
        </w:rPr>
        <w:t>size (</w:t>
      </w:r>
      <w:r w:rsidR="009A3DBE">
        <w:rPr>
          <w:rFonts w:ascii="Arial" w:eastAsia="Arial" w:hAnsi="Arial" w:cs="Arial"/>
          <w:sz w:val="22"/>
          <w:szCs w:val="22"/>
        </w:rPr>
        <w:t>weight</w:t>
      </w:r>
      <w:r w:rsidR="009A3DBE" w:rsidRPr="00890188">
        <w:rPr>
          <w:rFonts w:ascii="Arial" w:eastAsia="Arial" w:hAnsi="Arial" w:cs="Arial"/>
          <w:sz w:val="22"/>
          <w:szCs w:val="22"/>
        </w:rPr>
        <w:t xml:space="preserve"> </w:t>
      </w:r>
      <w:r w:rsidR="00625337" w:rsidRPr="00890188">
        <w:rPr>
          <w:rFonts w:ascii="Arial" w:eastAsia="Arial" w:hAnsi="Arial" w:cs="Arial"/>
          <w:sz w:val="22"/>
          <w:szCs w:val="22"/>
        </w:rPr>
        <w:t xml:space="preserve">and </w:t>
      </w:r>
      <w:r w:rsidR="00055851" w:rsidRPr="00890188">
        <w:rPr>
          <w:rFonts w:ascii="Arial" w:eastAsia="Arial" w:hAnsi="Arial" w:cs="Arial"/>
          <w:sz w:val="22"/>
          <w:szCs w:val="22"/>
        </w:rPr>
        <w:t>body condition score</w:t>
      </w:r>
      <w:r w:rsidR="00625337" w:rsidRPr="00890188">
        <w:rPr>
          <w:rFonts w:ascii="Arial" w:eastAsia="Arial" w:hAnsi="Arial" w:cs="Arial"/>
          <w:sz w:val="22"/>
          <w:szCs w:val="22"/>
        </w:rPr>
        <w:t>)</w:t>
      </w:r>
      <w:r w:rsidRPr="00890188">
        <w:rPr>
          <w:rFonts w:ascii="Arial" w:eastAsia="Arial" w:hAnsi="Arial" w:cs="Arial"/>
          <w:sz w:val="22"/>
          <w:szCs w:val="22"/>
        </w:rPr>
        <w:t xml:space="preserve"> and the gut microbiome, we reared 17</w:t>
      </w:r>
      <w:r w:rsidR="00E75280">
        <w:rPr>
          <w:rFonts w:ascii="Arial" w:eastAsia="Arial" w:hAnsi="Arial" w:cs="Arial"/>
          <w:sz w:val="22"/>
          <w:szCs w:val="22"/>
        </w:rPr>
        <w:t>9</w:t>
      </w:r>
      <w:r w:rsidRPr="00890188">
        <w:rPr>
          <w:rFonts w:ascii="Arial" w:eastAsia="Arial" w:hAnsi="Arial" w:cs="Arial"/>
          <w:sz w:val="22"/>
          <w:szCs w:val="22"/>
        </w:rPr>
        <w:t xml:space="preserve"> zebrafish that were assigned one of three diets from </w:t>
      </w:r>
      <w:r w:rsidR="006D296A">
        <w:rPr>
          <w:rFonts w:ascii="Arial" w:eastAsia="Arial" w:hAnsi="Arial" w:cs="Arial"/>
          <w:sz w:val="22"/>
          <w:szCs w:val="22"/>
        </w:rPr>
        <w:t xml:space="preserve">30- to </w:t>
      </w:r>
      <w:r w:rsidR="001A5BC2">
        <w:rPr>
          <w:rFonts w:ascii="Arial" w:eastAsia="Arial" w:hAnsi="Arial" w:cs="Arial"/>
          <w:sz w:val="22"/>
          <w:szCs w:val="22"/>
        </w:rPr>
        <w:t>214</w:t>
      </w:r>
      <w:r w:rsidR="006D296A">
        <w:rPr>
          <w:rFonts w:ascii="Arial" w:eastAsia="Arial" w:hAnsi="Arial" w:cs="Arial"/>
          <w:sz w:val="22"/>
          <w:szCs w:val="22"/>
        </w:rPr>
        <w:t xml:space="preserve"> days</w:t>
      </w:r>
      <w:r w:rsidRPr="00890188">
        <w:rPr>
          <w:rFonts w:ascii="Arial" w:eastAsia="Arial" w:hAnsi="Arial" w:cs="Arial"/>
          <w:sz w:val="22"/>
          <w:szCs w:val="22"/>
        </w:rPr>
        <w:t>-post fertilization (</w:t>
      </w:r>
      <w:r w:rsidR="006D296A">
        <w:rPr>
          <w:rFonts w:ascii="Arial" w:eastAsia="Arial" w:hAnsi="Arial" w:cs="Arial"/>
          <w:sz w:val="22"/>
          <w:szCs w:val="22"/>
        </w:rPr>
        <w:t>d</w:t>
      </w:r>
      <w:r w:rsidR="006D296A" w:rsidRPr="00890188">
        <w:rPr>
          <w:rFonts w:ascii="Arial" w:eastAsia="Arial" w:hAnsi="Arial" w:cs="Arial"/>
          <w:sz w:val="22"/>
          <w:szCs w:val="22"/>
        </w:rPr>
        <w:t>pf</w:t>
      </w:r>
      <w:r w:rsidR="00E75280">
        <w:rPr>
          <w:rFonts w:ascii="Arial" w:eastAsia="Arial" w:hAnsi="Arial" w:cs="Arial"/>
          <w:sz w:val="22"/>
          <w:szCs w:val="22"/>
        </w:rPr>
        <w:t xml:space="preserve">; </w:t>
      </w:r>
      <w:r w:rsidRPr="00890188">
        <w:rPr>
          <w:rFonts w:ascii="Arial" w:eastAsia="Arial" w:hAnsi="Arial" w:cs="Arial"/>
          <w:sz w:val="22"/>
          <w:szCs w:val="22"/>
        </w:rPr>
        <w:t>Fig</w:t>
      </w:r>
      <w:r w:rsidR="002A0DE2">
        <w:rPr>
          <w:rFonts w:ascii="Arial" w:eastAsia="Arial" w:hAnsi="Arial" w:cs="Arial"/>
          <w:sz w:val="22"/>
          <w:szCs w:val="22"/>
        </w:rPr>
        <w:t>ure</w:t>
      </w:r>
      <w:r w:rsidRPr="00890188">
        <w:rPr>
          <w:rFonts w:ascii="Arial" w:eastAsia="Arial" w:hAnsi="Arial" w:cs="Arial"/>
          <w:sz w:val="22"/>
          <w:szCs w:val="22"/>
        </w:rPr>
        <w:t xml:space="preserve"> 1): Gemma, Watts and ZIRC</w:t>
      </w:r>
      <w:r w:rsidR="00753242">
        <w:rPr>
          <w:rFonts w:ascii="Arial" w:eastAsia="Arial" w:hAnsi="Arial" w:cs="Arial"/>
          <w:sz w:val="22"/>
          <w:szCs w:val="22"/>
        </w:rPr>
        <w:t xml:space="preserve"> diets</w:t>
      </w:r>
      <w:r w:rsidRPr="00890188">
        <w:rPr>
          <w:rFonts w:ascii="Arial" w:eastAsia="Arial" w:hAnsi="Arial" w:cs="Arial"/>
          <w:sz w:val="22"/>
          <w:szCs w:val="22"/>
        </w:rPr>
        <w:t xml:space="preserve">. Prior to diet assignment, fish were fed a nursery diet (see methods). At </w:t>
      </w:r>
      <w:r w:rsidR="0087049F">
        <w:rPr>
          <w:rFonts w:ascii="Arial" w:eastAsia="Arial" w:hAnsi="Arial" w:cs="Arial"/>
          <w:sz w:val="22"/>
          <w:szCs w:val="22"/>
        </w:rPr>
        <w:t>129 dpf</w:t>
      </w:r>
      <w:r w:rsidRPr="00890188">
        <w:rPr>
          <w:rFonts w:ascii="Arial" w:eastAsia="Arial" w:hAnsi="Arial" w:cs="Arial"/>
          <w:sz w:val="22"/>
          <w:szCs w:val="22"/>
        </w:rPr>
        <w:t>, we selected 89 individuals across these three cohorts and collected fecal samples from each fish for microbiome profiling prior to measuring their weight and body condition score</w:t>
      </w:r>
      <w:r w:rsidR="00055851" w:rsidRPr="00890188">
        <w:rPr>
          <w:rFonts w:ascii="Arial" w:eastAsia="Arial" w:hAnsi="Arial" w:cs="Arial"/>
          <w:sz w:val="22"/>
          <w:szCs w:val="22"/>
        </w:rPr>
        <w:t xml:space="preserve"> (BCS)</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 xml:space="preserve">Wilcoxon Signed-Rank Tests found that diet and sex significantly associated with weight and </w:t>
      </w:r>
      <w:r w:rsidR="00055851" w:rsidRPr="00890188">
        <w:rPr>
          <w:rFonts w:ascii="Arial" w:eastAsia="Arial" w:hAnsi="Arial" w:cs="Arial"/>
          <w:sz w:val="22"/>
          <w:szCs w:val="22"/>
        </w:rPr>
        <w:t>BCS</w:t>
      </w:r>
      <w:r w:rsidR="002A0DE2">
        <w:rPr>
          <w:rFonts w:ascii="Arial" w:eastAsia="Arial" w:hAnsi="Arial" w:cs="Arial"/>
          <w:sz w:val="22"/>
          <w:szCs w:val="22"/>
        </w:rPr>
        <w:t xml:space="preserve"> (Figure 2A &amp; B)</w:t>
      </w:r>
      <w:r w:rsidRPr="00890188">
        <w:rPr>
          <w:rFonts w:ascii="Arial" w:eastAsia="Arial" w:hAnsi="Arial" w:cs="Arial"/>
          <w:color w:val="000000" w:themeColor="text1"/>
          <w:sz w:val="22"/>
          <w:szCs w:val="22"/>
        </w:rPr>
        <w:t xml:space="preserve">. Female fish had higher weight (Z = 1,530, P &lt; 0.001; Table S1.1.2) and </w:t>
      </w:r>
      <w:r w:rsidR="002D7D51" w:rsidRPr="00890188">
        <w:rPr>
          <w:rFonts w:ascii="Arial" w:hAnsi="Arial" w:cs="Arial"/>
          <w:color w:val="000000" w:themeColor="text1"/>
          <w:sz w:val="22"/>
          <w:szCs w:val="22"/>
        </w:rPr>
        <w:t xml:space="preserve">BCS </w:t>
      </w:r>
      <w:r w:rsidRPr="00890188">
        <w:rPr>
          <w:rFonts w:ascii="Arial" w:eastAsia="Arial" w:hAnsi="Arial" w:cs="Arial"/>
          <w:color w:val="000000" w:themeColor="text1"/>
          <w:sz w:val="22"/>
          <w:szCs w:val="22"/>
        </w:rPr>
        <w:t xml:space="preserve">(Z = 1,631, P &lt; 0.001; Table S1.1.4) compared to males. Between the three diets, ZIRC-diet fed fish had the highest mean </w:t>
      </w:r>
      <w:r w:rsidR="00055851" w:rsidRPr="00890188">
        <w:rPr>
          <w:rFonts w:ascii="Arial" w:eastAsia="Arial" w:hAnsi="Arial" w:cs="Arial"/>
          <w:sz w:val="22"/>
          <w:szCs w:val="22"/>
        </w:rPr>
        <w:t>BCS</w:t>
      </w:r>
      <w:r w:rsidR="00055851" w:rsidRPr="00890188" w:rsidDel="00055851">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compared to fish fed Gemma- (Z = 150, P &lt; 0.001</w:t>
      </w:r>
      <w:r w:rsidR="00194672">
        <w:rPr>
          <w:rFonts w:ascii="Arial" w:eastAsia="Arial" w:hAnsi="Arial" w:cs="Arial"/>
          <w:color w:val="000000" w:themeColor="text1"/>
          <w:sz w:val="22"/>
          <w:szCs w:val="22"/>
        </w:rPr>
        <w:t>; Fig</w:t>
      </w:r>
      <w:r w:rsidR="002A0DE2">
        <w:rPr>
          <w:rFonts w:ascii="Arial" w:eastAsia="Arial" w:hAnsi="Arial" w:cs="Arial"/>
          <w:color w:val="000000" w:themeColor="text1"/>
          <w:sz w:val="22"/>
          <w:szCs w:val="22"/>
        </w:rPr>
        <w:t>ure</w:t>
      </w:r>
      <w:r w:rsidR="00194672">
        <w:rPr>
          <w:rFonts w:ascii="Arial" w:eastAsia="Arial" w:hAnsi="Arial" w:cs="Arial"/>
          <w:color w:val="000000" w:themeColor="text1"/>
          <w:sz w:val="22"/>
          <w:szCs w:val="22"/>
        </w:rPr>
        <w:t xml:space="preserve"> 2B</w:t>
      </w:r>
      <w:r w:rsidRPr="00890188">
        <w:rPr>
          <w:rFonts w:ascii="Arial" w:eastAsia="Arial" w:hAnsi="Arial" w:cs="Arial"/>
          <w:color w:val="000000" w:themeColor="text1"/>
          <w:sz w:val="22"/>
          <w:szCs w:val="22"/>
        </w:rPr>
        <w:t>) and Watts-diet (Z = 197, P &lt; 0.001</w:t>
      </w:r>
      <w:r w:rsidR="00194672">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Table S1.1.3). Gemma- and Watts-diet fed fish did not significantly differ from one another in terms of weight and </w:t>
      </w:r>
      <w:r w:rsidR="00055851" w:rsidRPr="00890188">
        <w:rPr>
          <w:rFonts w:ascii="Arial" w:eastAsia="Arial" w:hAnsi="Arial" w:cs="Arial"/>
          <w:sz w:val="22"/>
          <w:szCs w:val="22"/>
        </w:rPr>
        <w:t>BCS</w:t>
      </w:r>
      <w:r w:rsidRPr="00890188">
        <w:rPr>
          <w:rFonts w:ascii="Arial" w:eastAsia="Arial" w:hAnsi="Arial" w:cs="Arial"/>
          <w:color w:val="000000" w:themeColor="text1"/>
          <w:sz w:val="22"/>
          <w:szCs w:val="22"/>
        </w:rPr>
        <w:t>. These results indicate that ZIRC-diet contributes to heavier fish compared to Gemma- and Watts-diet fed fish.</w:t>
      </w:r>
    </w:p>
    <w:p w14:paraId="5DCC602C" w14:textId="1CC5A1F8" w:rsidR="00DF1223" w:rsidRPr="00890188" w:rsidRDefault="001020FC" w:rsidP="00D0661F">
      <w:pPr>
        <w:spacing w:line="480" w:lineRule="auto"/>
        <w:rPr>
          <w:rFonts w:ascii="Arial" w:eastAsia="Arial" w:hAnsi="Arial" w:cs="Arial"/>
          <w:color w:val="000000" w:themeColor="text1"/>
          <w:sz w:val="22"/>
          <w:szCs w:val="22"/>
        </w:rPr>
      </w:pPr>
      <w:r w:rsidRPr="00890188">
        <w:rPr>
          <w:rFonts w:ascii="Arial" w:hAnsi="Arial" w:cs="Arial"/>
          <w:sz w:val="22"/>
          <w:szCs w:val="22"/>
        </w:rPr>
        <w:br/>
      </w:r>
      <w:r w:rsidR="217D0C5E" w:rsidRPr="00890188">
        <w:rPr>
          <w:rFonts w:ascii="Arial" w:eastAsia="Arial" w:hAnsi="Arial" w:cs="Arial"/>
          <w:sz w:val="22"/>
          <w:szCs w:val="22"/>
        </w:rPr>
        <w:t xml:space="preserve">We next </w:t>
      </w:r>
      <w:r w:rsidR="217D0C5E" w:rsidRPr="00890188">
        <w:rPr>
          <w:rFonts w:ascii="Arial" w:eastAsia="Arial" w:hAnsi="Arial" w:cs="Arial"/>
          <w:color w:val="000000" w:themeColor="text1"/>
          <w:sz w:val="22"/>
          <w:szCs w:val="22"/>
        </w:rPr>
        <w:t>built generalized linear models (GLM) to determine if diet associated with variation in one of three measures of microbiome alpha-diversity: richness, Simpson’s Index, and Shannon Entropy. An ANOVA test of these GLMs revealed that alpha-diversity varies as a function of diet for all three measures of diversity we assessed (</w:t>
      </w:r>
      <w:r w:rsidR="217D0C5E" w:rsidRPr="00890188">
        <w:rPr>
          <w:rFonts w:ascii="Arial" w:eastAsia="Arial" w:hAnsi="Arial" w:cs="Arial"/>
          <w:sz w:val="22"/>
          <w:szCs w:val="22"/>
        </w:rPr>
        <w:t xml:space="preserve">P &lt; 0.05; </w:t>
      </w:r>
      <w:r w:rsidR="217D0C5E" w:rsidRPr="00890188">
        <w:rPr>
          <w:rFonts w:ascii="Arial" w:eastAsia="Arial" w:hAnsi="Arial" w:cs="Arial"/>
          <w:color w:val="000000" w:themeColor="text1"/>
          <w:sz w:val="22"/>
          <w:szCs w:val="22"/>
        </w:rPr>
        <w:t>Fig</w:t>
      </w:r>
      <w:r w:rsidR="002A0DE2">
        <w:rPr>
          <w:rFonts w:ascii="Arial" w:eastAsia="Arial" w:hAnsi="Arial" w:cs="Arial"/>
          <w:color w:val="000000" w:themeColor="text1"/>
          <w:sz w:val="22"/>
          <w:szCs w:val="22"/>
        </w:rPr>
        <w:t>ure</w:t>
      </w:r>
      <w:r w:rsidR="217D0C5E" w:rsidRPr="00890188">
        <w:rPr>
          <w:rFonts w:ascii="Arial" w:eastAsia="Arial" w:hAnsi="Arial" w:cs="Arial"/>
          <w:color w:val="000000" w:themeColor="text1"/>
          <w:sz w:val="22"/>
          <w:szCs w:val="22"/>
        </w:rPr>
        <w:t xml:space="preserve"> </w:t>
      </w:r>
      <w:r w:rsidR="00194672">
        <w:rPr>
          <w:rFonts w:ascii="Arial" w:eastAsia="Arial" w:hAnsi="Arial" w:cs="Arial"/>
          <w:color w:val="000000" w:themeColor="text1"/>
          <w:sz w:val="22"/>
          <w:szCs w:val="22"/>
        </w:rPr>
        <w:t>2</w:t>
      </w:r>
      <w:r w:rsidR="00194672" w:rsidRPr="00890188">
        <w:rPr>
          <w:rFonts w:ascii="Arial" w:eastAsia="Arial" w:hAnsi="Arial" w:cs="Arial"/>
          <w:color w:val="000000" w:themeColor="text1"/>
          <w:sz w:val="22"/>
          <w:szCs w:val="22"/>
        </w:rPr>
        <w:t>C</w:t>
      </w:r>
      <w:r w:rsidR="217D0C5E" w:rsidRPr="00890188">
        <w:rPr>
          <w:rFonts w:ascii="Arial" w:eastAsia="Arial" w:hAnsi="Arial" w:cs="Arial"/>
          <w:color w:val="000000" w:themeColor="text1"/>
          <w:sz w:val="22"/>
          <w:szCs w:val="22"/>
        </w:rPr>
        <w:t>; Table S1.2.</w:t>
      </w:r>
      <w:r w:rsidR="00753242">
        <w:rPr>
          <w:rFonts w:ascii="Arial" w:eastAsia="Arial" w:hAnsi="Arial" w:cs="Arial"/>
          <w:color w:val="000000" w:themeColor="text1"/>
          <w:sz w:val="22"/>
          <w:szCs w:val="22"/>
        </w:rPr>
        <w:t>1</w:t>
      </w:r>
      <w:r w:rsidR="217D0C5E" w:rsidRPr="00890188">
        <w:rPr>
          <w:rFonts w:ascii="Arial" w:eastAsia="Arial" w:hAnsi="Arial" w:cs="Arial"/>
          <w:color w:val="000000" w:themeColor="text1"/>
          <w:sz w:val="22"/>
          <w:szCs w:val="22"/>
        </w:rPr>
        <w:t>). A post hoc Tukey test clarified that ZIRC- and Watts-diet fed fish exhibited significant differences in alpha-diversity as measured by richness and Shannon Entropy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Moreover, we observed significant differences in diversity between Gemma- and Watts-diet fed fish in terms of richness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and between Gemma- and ZIRC-diet fed fish when considering the Simpson’s Index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These results indicate that diet associates with fish gut microbiome diversity, and that diet may differentially impact rare and abundant microbial members of the gut.</w:t>
      </w:r>
    </w:p>
    <w:p w14:paraId="45CEC46A" w14:textId="77777777" w:rsidR="00B24FF4" w:rsidRPr="00890188" w:rsidRDefault="00B24FF4" w:rsidP="00D0661F">
      <w:pPr>
        <w:spacing w:line="480" w:lineRule="auto"/>
        <w:rPr>
          <w:rFonts w:ascii="Arial" w:eastAsia="Arial" w:hAnsi="Arial" w:cs="Arial"/>
          <w:color w:val="000000"/>
          <w:sz w:val="22"/>
          <w:szCs w:val="22"/>
        </w:rPr>
      </w:pPr>
    </w:p>
    <w:p w14:paraId="2D2B0E0B" w14:textId="44D5F6E7" w:rsidR="00B24FF4"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color w:val="000000" w:themeColor="text1"/>
          <w:sz w:val="22"/>
          <w:szCs w:val="22"/>
        </w:rPr>
        <w:t xml:space="preserve">To evaluate how diet associates with microbiome community composition, we quantified the Bray-Curtis, Canberra and </w:t>
      </w:r>
      <w:r w:rsidR="00753242">
        <w:rPr>
          <w:rFonts w:ascii="Arial" w:eastAsia="Arial" w:hAnsi="Arial" w:cs="Arial"/>
          <w:color w:val="000000" w:themeColor="text1"/>
          <w:sz w:val="22"/>
          <w:szCs w:val="22"/>
        </w:rPr>
        <w:t>Sørensen</w:t>
      </w:r>
      <w:r w:rsidRPr="00890188">
        <w:rPr>
          <w:rFonts w:ascii="Arial" w:eastAsia="Arial" w:hAnsi="Arial" w:cs="Arial"/>
          <w:color w:val="000000" w:themeColor="text1"/>
          <w:sz w:val="22"/>
          <w:szCs w:val="22"/>
        </w:rPr>
        <w:t xml:space="preserve"> dissimilarity amongst all sample</w:t>
      </w:r>
      <w:r w:rsidR="006D7774">
        <w:rPr>
          <w:rFonts w:ascii="Arial" w:eastAsia="Arial" w:hAnsi="Arial" w:cs="Arial"/>
          <w:color w:val="000000" w:themeColor="text1"/>
          <w:sz w:val="22"/>
          <w:szCs w:val="22"/>
        </w:rPr>
        <w:t>s</w:t>
      </w:r>
      <w:r w:rsidRPr="00890188">
        <w:rPr>
          <w:rFonts w:ascii="Arial" w:eastAsia="Arial" w:hAnsi="Arial" w:cs="Arial"/>
          <w:color w:val="000000" w:themeColor="text1"/>
          <w:sz w:val="22"/>
          <w:szCs w:val="22"/>
        </w:rPr>
        <w:t xml:space="preserve">. We detected a significant clustering of microbial gut community composition based on diet as measured by all beta-diversity metrics (PERMANOVA, P &lt; 0.05; </w:t>
      </w:r>
      <w:r w:rsidRPr="00890188">
        <w:rPr>
          <w:rFonts w:ascii="Arial" w:eastAsia="Arial" w:hAnsi="Arial" w:cs="Arial"/>
          <w:color w:val="000000" w:themeColor="text1"/>
          <w:sz w:val="22"/>
          <w:szCs w:val="22"/>
        </w:rPr>
        <w:lastRenderedPageBreak/>
        <w:t xml:space="preserve">Figure </w:t>
      </w:r>
      <w:r w:rsidR="00194672" w:rsidRPr="00890188">
        <w:rPr>
          <w:rFonts w:ascii="Arial" w:eastAsia="Arial" w:hAnsi="Arial" w:cs="Arial"/>
          <w:color w:val="000000" w:themeColor="text1"/>
          <w:sz w:val="22"/>
          <w:szCs w:val="22"/>
        </w:rPr>
        <w:t>2</w:t>
      </w:r>
      <w:r w:rsidR="00194672">
        <w:rPr>
          <w:rFonts w:ascii="Arial" w:eastAsia="Arial" w:hAnsi="Arial" w:cs="Arial"/>
          <w:color w:val="000000" w:themeColor="text1"/>
          <w:sz w:val="22"/>
          <w:szCs w:val="22"/>
        </w:rPr>
        <w:t>D</w:t>
      </w:r>
      <w:r w:rsidRPr="00890188">
        <w:rPr>
          <w:rFonts w:ascii="Arial" w:eastAsia="Arial" w:hAnsi="Arial" w:cs="Arial"/>
          <w:color w:val="000000" w:themeColor="text1"/>
          <w:sz w:val="22"/>
          <w:szCs w:val="22"/>
        </w:rPr>
        <w:t xml:space="preserve">, Table S1.3.1). These results indicate that microbial communities of fish fed the same diet are more consistent in composition to one another than to fish fed other diets. Additionally, we assessed beta-dispersion, a measure of variance, in the gut microbiome community compositions for each diet group. We find the beta-dispersion levels were significantly different between the diet groups as measured by Bray-Curtis and Canberra metrics (P &lt; 0.05; Table S1.4.1). Beta-dispersion levels were significantly reduced in Gemma-diet fed fish compared to Watts-diet fed fish when measured by Bray-Curtis metric, as well as significantly reduced compared to Watts- and ZIRC-diet fed fish when measured by Canberra metric (Table S1.4.1). These results indicate that Gemma-diet fed fish are more consistent in community composition than Watts- and ZIRC-diet fed fish at </w:t>
      </w:r>
      <w:r w:rsidR="00E95EE0">
        <w:rPr>
          <w:rFonts w:ascii="Arial" w:eastAsia="Arial" w:hAnsi="Arial" w:cs="Arial"/>
          <w:color w:val="000000" w:themeColor="text1"/>
          <w:sz w:val="22"/>
          <w:szCs w:val="22"/>
        </w:rPr>
        <w:t>129 dpf</w:t>
      </w:r>
      <w:r w:rsidRPr="00890188">
        <w:rPr>
          <w:rFonts w:ascii="Arial" w:eastAsia="Arial" w:hAnsi="Arial" w:cs="Arial"/>
          <w:color w:val="000000" w:themeColor="text1"/>
          <w:sz w:val="22"/>
          <w:szCs w:val="22"/>
        </w:rPr>
        <w:t xml:space="preserve">. Collectively, these results indicate that </w:t>
      </w:r>
      <w:r w:rsidR="00E95EE0">
        <w:rPr>
          <w:rFonts w:ascii="Arial" w:eastAsia="Arial" w:hAnsi="Arial" w:cs="Arial"/>
          <w:color w:val="000000" w:themeColor="text1"/>
          <w:sz w:val="22"/>
          <w:szCs w:val="22"/>
        </w:rPr>
        <w:t>129 dpf</w:t>
      </w:r>
      <w:r w:rsidRPr="00890188">
        <w:rPr>
          <w:rFonts w:ascii="Arial" w:eastAsia="Arial" w:hAnsi="Arial" w:cs="Arial"/>
          <w:color w:val="000000" w:themeColor="text1"/>
          <w:sz w:val="22"/>
          <w:szCs w:val="22"/>
        </w:rPr>
        <w:t xml:space="preserve"> fish gut microbiome communities stratify by diet, but the composition of these microbial communities differ in consistency depending on diet.</w:t>
      </w:r>
    </w:p>
    <w:p w14:paraId="6ACD6B33" w14:textId="77777777" w:rsidR="00B24FF4" w:rsidRPr="00890188" w:rsidRDefault="00B24FF4" w:rsidP="00D0661F">
      <w:pPr>
        <w:spacing w:line="480" w:lineRule="auto"/>
        <w:rPr>
          <w:rFonts w:ascii="Arial" w:eastAsia="Arial" w:hAnsi="Arial" w:cs="Arial"/>
          <w:color w:val="000000"/>
          <w:sz w:val="22"/>
          <w:szCs w:val="22"/>
        </w:rPr>
      </w:pPr>
    </w:p>
    <w:p w14:paraId="3D8FE97E" w14:textId="7093DBA2" w:rsidR="00CA34BE"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color w:val="000000" w:themeColor="text1"/>
          <w:sz w:val="22"/>
          <w:szCs w:val="22"/>
        </w:rPr>
        <w:t xml:space="preserve">Finally, to better understand the interactions between the diet and the members of the gut microbiome community, we quantified differential abundance using ANCOM-BC2. We observed 24 significantly abundant taxa at the genus level in at least one of the three diets (Table S1.5.1). Gemma-diet fed fish were enriched for </w:t>
      </w:r>
      <w:r w:rsidRPr="00890188">
        <w:rPr>
          <w:rFonts w:ascii="Arial" w:eastAsia="Arial" w:hAnsi="Arial" w:cs="Arial"/>
          <w:i/>
          <w:iCs/>
          <w:color w:val="000000" w:themeColor="text1"/>
          <w:sz w:val="22"/>
          <w:szCs w:val="22"/>
        </w:rPr>
        <w:t>Chitinibacter</w:t>
      </w:r>
      <w:r w:rsidRPr="00890188">
        <w:rPr>
          <w:rFonts w:ascii="Arial" w:eastAsia="Arial" w:hAnsi="Arial" w:cs="Arial"/>
          <w:color w:val="000000" w:themeColor="text1"/>
          <w:sz w:val="22"/>
          <w:szCs w:val="22"/>
        </w:rPr>
        <w:t xml:space="preserve"> and were depleted of </w:t>
      </w:r>
      <w:r w:rsidRPr="00890188">
        <w:rPr>
          <w:rFonts w:ascii="Arial" w:eastAsia="Arial" w:hAnsi="Arial" w:cs="Arial"/>
          <w:i/>
          <w:iCs/>
          <w:color w:val="000000" w:themeColor="text1"/>
          <w:sz w:val="22"/>
          <w:szCs w:val="22"/>
        </w:rPr>
        <w:t>Aeromonas</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Watts-diet fed fish enriched for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ZOR0006</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Peptostreptococcus</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Cetobacterium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Tabrizicola</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Cellvibrio</w:t>
      </w:r>
      <w:r w:rsidRPr="00890188">
        <w:rPr>
          <w:rFonts w:ascii="Arial" w:eastAsia="Arial" w:hAnsi="Arial" w:cs="Arial"/>
          <w:color w:val="000000" w:themeColor="text1"/>
          <w:sz w:val="22"/>
          <w:szCs w:val="22"/>
        </w:rPr>
        <w:t xml:space="preserve">, and unnamed genera of </w:t>
      </w:r>
      <w:r w:rsidRPr="00890188">
        <w:rPr>
          <w:rFonts w:ascii="Arial" w:eastAsia="Arial" w:hAnsi="Arial" w:cs="Arial"/>
          <w:i/>
          <w:iCs/>
          <w:color w:val="000000" w:themeColor="text1"/>
          <w:sz w:val="22"/>
          <w:szCs w:val="22"/>
        </w:rPr>
        <w:t>Microscillaceae</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Chitinibacteraceae</w:t>
      </w:r>
      <w:r w:rsidRPr="00890188">
        <w:rPr>
          <w:rFonts w:ascii="Arial" w:eastAsia="Arial" w:hAnsi="Arial" w:cs="Arial"/>
          <w:color w:val="000000" w:themeColor="text1"/>
          <w:sz w:val="22"/>
          <w:szCs w:val="22"/>
        </w:rPr>
        <w:t xml:space="preserve">, and depleted of </w:t>
      </w:r>
      <w:r w:rsidRPr="00890188">
        <w:rPr>
          <w:rFonts w:ascii="Arial" w:eastAsia="Arial" w:hAnsi="Arial" w:cs="Arial"/>
          <w:i/>
          <w:iCs/>
          <w:color w:val="000000" w:themeColor="text1"/>
          <w:sz w:val="22"/>
          <w:szCs w:val="22"/>
        </w:rPr>
        <w:t>Crenobacter</w:t>
      </w:r>
      <w:r w:rsidRPr="00890188">
        <w:rPr>
          <w:rFonts w:ascii="Arial" w:eastAsia="Arial" w:hAnsi="Arial" w:cs="Arial"/>
          <w:color w:val="000000" w:themeColor="text1"/>
          <w:sz w:val="22"/>
          <w:szCs w:val="22"/>
        </w:rPr>
        <w:t xml:space="preserve"> and a </w:t>
      </w:r>
      <w:r w:rsidRPr="00890188">
        <w:rPr>
          <w:rFonts w:ascii="Arial" w:eastAsia="Arial" w:hAnsi="Arial" w:cs="Arial"/>
          <w:i/>
          <w:iCs/>
          <w:color w:val="000000" w:themeColor="text1"/>
          <w:sz w:val="22"/>
          <w:szCs w:val="22"/>
        </w:rPr>
        <w:t>Sutterellaceae</w:t>
      </w:r>
      <w:r w:rsidRPr="00890188">
        <w:rPr>
          <w:rFonts w:ascii="Arial" w:eastAsia="Arial" w:hAnsi="Arial" w:cs="Arial"/>
          <w:color w:val="000000" w:themeColor="text1"/>
          <w:sz w:val="22"/>
          <w:szCs w:val="22"/>
        </w:rPr>
        <w:t xml:space="preserve"> genus. ZIRC-diet fed fish enriched for </w:t>
      </w:r>
      <w:r w:rsidRPr="00890188">
        <w:rPr>
          <w:rFonts w:ascii="Arial" w:eastAsia="Arial" w:hAnsi="Arial" w:cs="Arial"/>
          <w:i/>
          <w:iCs/>
          <w:color w:val="000000" w:themeColor="text1"/>
          <w:sz w:val="22"/>
          <w:szCs w:val="22"/>
        </w:rPr>
        <w:t>Cloacibacterium</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Acinetobacter</w:t>
      </w:r>
      <w:r w:rsidRPr="00890188">
        <w:rPr>
          <w:rFonts w:ascii="Arial" w:eastAsia="Arial" w:hAnsi="Arial" w:cs="Arial"/>
          <w:color w:val="000000" w:themeColor="text1"/>
          <w:sz w:val="22"/>
          <w:szCs w:val="22"/>
        </w:rPr>
        <w:t xml:space="preserve">, and depleted of </w:t>
      </w:r>
      <w:r w:rsidRPr="00890188">
        <w:rPr>
          <w:rFonts w:ascii="Arial" w:eastAsia="Arial" w:hAnsi="Arial" w:cs="Arial"/>
          <w:i/>
          <w:iCs/>
          <w:color w:val="000000" w:themeColor="text1"/>
          <w:sz w:val="22"/>
          <w:szCs w:val="22"/>
        </w:rPr>
        <w:t>Fluviicola</w:t>
      </w:r>
      <w:r w:rsidRPr="00890188">
        <w:rPr>
          <w:rFonts w:ascii="Arial" w:eastAsia="Arial" w:hAnsi="Arial" w:cs="Arial"/>
          <w:color w:val="000000" w:themeColor="text1"/>
          <w:sz w:val="22"/>
          <w:szCs w:val="22"/>
        </w:rPr>
        <w:t>. Many of these taxa are identified as common members of the zebrafish gut microbiome</w:t>
      </w:r>
      <w:r w:rsidR="190B05CD" w:rsidRPr="00890188">
        <w:rPr>
          <w:rFonts w:ascii="Arial" w:hAnsi="Arial" w:cs="Arial"/>
          <w:color w:val="000000" w:themeColor="text1"/>
          <w:sz w:val="22"/>
          <w:szCs w:val="22"/>
        </w:rPr>
        <w:fldChar w:fldCharType="begin"/>
      </w:r>
      <w:r w:rsidR="006258E4">
        <w:rPr>
          <w:rFonts w:ascii="Arial" w:hAnsi="Arial" w:cs="Arial"/>
          <w:color w:val="000000" w:themeColor="text1"/>
          <w:sz w:val="22"/>
          <w:szCs w:val="22"/>
        </w:rPr>
        <w:instrText xml:space="preserve"> ADDIN ZOTERO_ITEM CSL_CITATION {"citationID":"uikWE4Bi","properties":{"formattedCitation":"[14, 15]","plainCitation":"[14, 15]","noteIndex":0},"citationItems":[{"id":1269,"uris":["http://zotero.org/users/5603014/items/HHYHTF2G"],"itemData":{"id":1269,"type":"article-journal","abstract":"Zebrafish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F"}],"issued":{"date-parts":[["2011",10]]},"citation-key":"roeselers2011"}}],"schema":"https://github.com/citation-style-language/schema/raw/master/csl-citation.json"} </w:instrText>
      </w:r>
      <w:r w:rsidR="190B05CD" w:rsidRPr="00890188">
        <w:rPr>
          <w:rFonts w:ascii="Arial" w:hAnsi="Arial" w:cs="Arial"/>
          <w:color w:val="000000" w:themeColor="text1"/>
          <w:sz w:val="22"/>
          <w:szCs w:val="22"/>
        </w:rPr>
        <w:fldChar w:fldCharType="separate"/>
      </w:r>
      <w:r w:rsidR="00F60CEF">
        <w:rPr>
          <w:rFonts w:ascii="Arial" w:hAnsi="Arial" w:cs="Arial"/>
          <w:color w:val="000000"/>
          <w:sz w:val="22"/>
          <w:szCs w:val="22"/>
        </w:rPr>
        <w:t>[14, 15]</w:t>
      </w:r>
      <w:r w:rsidR="190B05CD" w:rsidRPr="00890188">
        <w:rPr>
          <w:rFonts w:ascii="Arial" w:hAnsi="Arial" w:cs="Arial"/>
          <w:color w:val="000000" w:themeColor="text1"/>
          <w:sz w:val="22"/>
          <w:szCs w:val="22"/>
        </w:rPr>
        <w:fldChar w:fldCharType="end"/>
      </w:r>
      <w:r w:rsidRPr="00890188">
        <w:rPr>
          <w:rFonts w:ascii="Arial" w:eastAsia="Arial" w:hAnsi="Arial" w:cs="Arial"/>
          <w:color w:val="000000" w:themeColor="text1"/>
          <w:sz w:val="22"/>
          <w:szCs w:val="22"/>
        </w:rPr>
        <w:t>. These results indicate that diet differentially supports particular members of the zebrafish microbiome community.</w:t>
      </w:r>
    </w:p>
    <w:p w14:paraId="202E3B17" w14:textId="527BBF50" w:rsidR="00130C7D" w:rsidRPr="00890188" w:rsidRDefault="00130C7D" w:rsidP="00D0661F">
      <w:pPr>
        <w:spacing w:line="480" w:lineRule="auto"/>
        <w:rPr>
          <w:rFonts w:ascii="Arial" w:eastAsia="Arial" w:hAnsi="Arial" w:cs="Arial"/>
          <w:sz w:val="22"/>
          <w:szCs w:val="22"/>
        </w:rPr>
      </w:pPr>
    </w:p>
    <w:p w14:paraId="36C02185" w14:textId="6B1BAFA5" w:rsidR="00130C7D" w:rsidRPr="00890188" w:rsidRDefault="00130C7D" w:rsidP="00D0661F">
      <w:pPr>
        <w:spacing w:line="480" w:lineRule="auto"/>
        <w:rPr>
          <w:rFonts w:ascii="Arial" w:eastAsia="Arial" w:hAnsi="Arial" w:cs="Arial"/>
          <w:sz w:val="22"/>
          <w:szCs w:val="22"/>
        </w:rPr>
        <w:sectPr w:rsidR="00130C7D" w:rsidRPr="00890188" w:rsidSect="00061986">
          <w:headerReference w:type="default" r:id="rId10"/>
          <w:footerReference w:type="default" r:id="rId11"/>
          <w:pgSz w:w="12240" w:h="15840"/>
          <w:pgMar w:top="720" w:right="720" w:bottom="720" w:left="720" w:header="720" w:footer="720" w:gutter="0"/>
          <w:lnNumType w:countBy="1" w:restart="continuous"/>
          <w:cols w:space="720"/>
          <w:docGrid w:linePitch="360"/>
        </w:sectPr>
      </w:pPr>
    </w:p>
    <w:p w14:paraId="699613ED" w14:textId="2EDE48CE" w:rsidR="005A4BAB" w:rsidRPr="00104B96" w:rsidRDefault="00675FA2" w:rsidP="00D0661F">
      <w:pPr>
        <w:spacing w:line="480" w:lineRule="auto"/>
        <w:rPr>
          <w:rFonts w:ascii="Arial" w:eastAsia="Calibri" w:hAnsi="Arial" w:cs="Arial"/>
          <w:b/>
          <w:bCs/>
          <w:color w:val="000000" w:themeColor="text1"/>
          <w:sz w:val="22"/>
          <w:szCs w:val="22"/>
        </w:rPr>
      </w:pPr>
      <w:r w:rsidRPr="00890188">
        <w:rPr>
          <w:rFonts w:ascii="Arial" w:eastAsia="Calibri" w:hAnsi="Arial" w:cs="Arial"/>
          <w:b/>
          <w:bCs/>
          <w:color w:val="000000" w:themeColor="text1"/>
          <w:sz w:val="22"/>
          <w:szCs w:val="22"/>
        </w:rPr>
        <w:lastRenderedPageBreak/>
        <w:t>2</w:t>
      </w:r>
      <w:r w:rsidR="00F01CA1" w:rsidRPr="00890188">
        <w:rPr>
          <w:rFonts w:ascii="Arial" w:eastAsia="Calibri" w:hAnsi="Arial" w:cs="Arial"/>
          <w:b/>
          <w:bCs/>
          <w:color w:val="000000" w:themeColor="text1"/>
          <w:sz w:val="22"/>
          <w:szCs w:val="22"/>
        </w:rPr>
        <w:t xml:space="preserve">. </w:t>
      </w:r>
      <w:r w:rsidR="003251A0" w:rsidRPr="00890188">
        <w:rPr>
          <w:rFonts w:ascii="Arial" w:eastAsia="Calibri" w:hAnsi="Arial" w:cs="Arial"/>
          <w:b/>
          <w:bCs/>
          <w:color w:val="000000" w:themeColor="text1"/>
          <w:sz w:val="22"/>
          <w:szCs w:val="22"/>
        </w:rPr>
        <w:t>Diet impacts the successional development of the zebrafish gut microbiome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790"/>
      </w:tblGrid>
      <w:tr w:rsidR="00104B96" w:rsidRPr="00890188" w14:paraId="5F6C7970" w14:textId="77777777" w:rsidTr="0050019A">
        <w:trPr>
          <w:trHeight w:val="1022"/>
        </w:trPr>
        <w:tc>
          <w:tcPr>
            <w:tcW w:w="10790" w:type="dxa"/>
          </w:tcPr>
          <w:p w14:paraId="715EDDB6" w14:textId="4EE6144C" w:rsidR="00104B96" w:rsidRPr="00890188" w:rsidRDefault="00104B96" w:rsidP="00D0661F">
            <w:pPr>
              <w:spacing w:line="480" w:lineRule="auto"/>
              <w:jc w:val="center"/>
              <w:rPr>
                <w:rFonts w:ascii="Arial" w:hAnsi="Arial" w:cs="Arial"/>
                <w:sz w:val="22"/>
                <w:szCs w:val="22"/>
              </w:rPr>
            </w:pPr>
            <w:r>
              <w:rPr>
                <w:rFonts w:ascii="Arial" w:hAnsi="Arial" w:cs="Arial"/>
                <w:noProof/>
                <w:sz w:val="22"/>
                <w:szCs w:val="22"/>
              </w:rPr>
              <w:drawing>
                <wp:inline distT="0" distB="0" distL="0" distR="0" wp14:anchorId="6BA58C03" wp14:editId="1BEE69D4">
                  <wp:extent cx="6235700" cy="3873500"/>
                  <wp:effectExtent l="0" t="0" r="0" b="0"/>
                  <wp:docPr id="4" name="Picture 4"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700" cy="3873500"/>
                          </a:xfrm>
                          <a:prstGeom prst="rect">
                            <a:avLst/>
                          </a:prstGeom>
                        </pic:spPr>
                      </pic:pic>
                    </a:graphicData>
                  </a:graphic>
                </wp:inline>
              </w:drawing>
            </w:r>
          </w:p>
        </w:tc>
      </w:tr>
      <w:tr w:rsidR="005A4BAB" w:rsidRPr="00890188" w14:paraId="3B2010D8" w14:textId="77777777" w:rsidTr="133C574C">
        <w:tc>
          <w:tcPr>
            <w:tcW w:w="10790" w:type="dxa"/>
          </w:tcPr>
          <w:p w14:paraId="56489F9C" w14:textId="54F45067" w:rsidR="005A4BAB" w:rsidRPr="00890188" w:rsidRDefault="005A4BAB" w:rsidP="00104B96">
            <w:pPr>
              <w:spacing w:line="360" w:lineRule="auto"/>
              <w:rPr>
                <w:rFonts w:ascii="Arial" w:eastAsia="Calibri" w:hAnsi="Arial" w:cs="Arial"/>
                <w:color w:val="000000" w:themeColor="text1"/>
                <w:sz w:val="22"/>
                <w:szCs w:val="22"/>
              </w:rPr>
            </w:pPr>
            <w:r w:rsidRPr="00890188">
              <w:rPr>
                <w:rFonts w:ascii="Arial" w:eastAsia="Calibri" w:hAnsi="Arial" w:cs="Arial"/>
                <w:b/>
                <w:bCs/>
                <w:color w:val="000000" w:themeColor="text1"/>
                <w:sz w:val="22"/>
                <w:szCs w:val="22"/>
              </w:rPr>
              <w:t xml:space="preserve">Figure </w:t>
            </w:r>
            <w:r w:rsidR="00167907" w:rsidRPr="00890188">
              <w:rPr>
                <w:rFonts w:ascii="Arial" w:eastAsia="Calibri" w:hAnsi="Arial" w:cs="Arial"/>
                <w:b/>
                <w:bCs/>
                <w:color w:val="000000" w:themeColor="text1"/>
                <w:sz w:val="22"/>
                <w:szCs w:val="22"/>
              </w:rPr>
              <w:t>3</w:t>
            </w:r>
            <w:r w:rsidRPr="00890188">
              <w:rPr>
                <w:rFonts w:ascii="Arial" w:eastAsia="Calibri" w:hAnsi="Arial" w:cs="Arial"/>
                <w:b/>
                <w:bCs/>
                <w:color w:val="000000" w:themeColor="text1"/>
                <w:sz w:val="22"/>
                <w:szCs w:val="22"/>
              </w:rPr>
              <w:t>:</w:t>
            </w:r>
            <w:r w:rsidRPr="00890188">
              <w:rPr>
                <w:rFonts w:ascii="Arial" w:eastAsia="Calibri" w:hAnsi="Arial" w:cs="Arial"/>
                <w:color w:val="000000" w:themeColor="text1"/>
                <w:sz w:val="22"/>
                <w:szCs w:val="22"/>
              </w:rPr>
              <w:t xml:space="preserve"> </w:t>
            </w:r>
            <w:r w:rsidR="00F7598B" w:rsidRPr="00890188">
              <w:rPr>
                <w:rFonts w:ascii="Arial" w:eastAsia="Calibri" w:hAnsi="Arial" w:cs="Arial"/>
                <w:color w:val="000000" w:themeColor="text1"/>
                <w:sz w:val="22"/>
                <w:szCs w:val="22"/>
              </w:rPr>
              <w:t>Development is associated with altered microbiome composition</w:t>
            </w:r>
            <w:r w:rsidR="00387EB0" w:rsidRPr="00890188">
              <w:rPr>
                <w:rFonts w:ascii="Arial" w:eastAsia="Calibri" w:hAnsi="Arial" w:cs="Arial"/>
                <w:color w:val="000000" w:themeColor="text1"/>
                <w:sz w:val="22"/>
                <w:szCs w:val="22"/>
              </w:rPr>
              <w:t>.</w:t>
            </w:r>
            <w:r w:rsidR="006C6500" w:rsidRPr="00890188">
              <w:rPr>
                <w:rFonts w:ascii="Arial" w:eastAsia="Calibri" w:hAnsi="Arial" w:cs="Arial"/>
                <w:color w:val="000000" w:themeColor="text1"/>
                <w:sz w:val="22"/>
                <w:szCs w:val="22"/>
              </w:rPr>
              <w:t xml:space="preserve"> </w:t>
            </w:r>
            <w:r w:rsidR="006C6500" w:rsidRPr="00890188">
              <w:rPr>
                <w:rFonts w:ascii="Arial" w:hAnsi="Arial" w:cs="Arial"/>
                <w:b/>
                <w:bCs/>
                <w:color w:val="000000"/>
                <w:sz w:val="22"/>
                <w:szCs w:val="22"/>
              </w:rPr>
              <w:t>(A)</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Shannon Entropy</w:t>
            </w:r>
            <w:r w:rsidR="006C6500" w:rsidRPr="00890188">
              <w:rPr>
                <w:rFonts w:ascii="Arial" w:hAnsi="Arial" w:cs="Arial"/>
                <w:color w:val="000000"/>
                <w:sz w:val="22"/>
                <w:szCs w:val="22"/>
              </w:rPr>
              <w:t xml:space="preserve"> of diversity shows that gut microbiome diversity significantly differs between </w:t>
            </w:r>
            <w:r w:rsidR="00273850" w:rsidRPr="00890188">
              <w:rPr>
                <w:rFonts w:ascii="Arial" w:hAnsi="Arial" w:cs="Arial"/>
                <w:color w:val="000000"/>
                <w:sz w:val="22"/>
                <w:szCs w:val="22"/>
              </w:rPr>
              <w:t>Watts</w:t>
            </w:r>
            <w:r w:rsidR="00A07DCF" w:rsidRPr="00890188">
              <w:rPr>
                <w:rFonts w:ascii="Arial" w:hAnsi="Arial" w:cs="Arial"/>
                <w:color w:val="000000"/>
                <w:sz w:val="22"/>
                <w:szCs w:val="22"/>
              </w:rPr>
              <w:t>-</w:t>
            </w:r>
            <w:r w:rsidR="00273850" w:rsidRPr="00890188">
              <w:rPr>
                <w:rFonts w:ascii="Arial" w:hAnsi="Arial" w:cs="Arial"/>
                <w:color w:val="000000"/>
                <w:sz w:val="22"/>
                <w:szCs w:val="22"/>
              </w:rPr>
              <w:t>diet fed fish</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to</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fish fed the Gemma</w:t>
            </w:r>
            <w:r w:rsidR="00A07DCF" w:rsidRPr="00890188">
              <w:rPr>
                <w:rFonts w:ascii="Arial" w:hAnsi="Arial" w:cs="Arial"/>
                <w:color w:val="000000"/>
                <w:sz w:val="22"/>
                <w:szCs w:val="22"/>
              </w:rPr>
              <w:t>-</w:t>
            </w:r>
            <w:r w:rsidR="00273850" w:rsidRPr="00890188">
              <w:rPr>
                <w:rFonts w:ascii="Arial" w:hAnsi="Arial" w:cs="Arial"/>
                <w:color w:val="000000"/>
                <w:sz w:val="22"/>
                <w:szCs w:val="22"/>
              </w:rPr>
              <w:t xml:space="preserve"> and ZIRC</w:t>
            </w:r>
            <w:r w:rsidR="00A07DCF" w:rsidRPr="00890188">
              <w:rPr>
                <w:rFonts w:ascii="Arial" w:hAnsi="Arial" w:cs="Arial"/>
                <w:color w:val="000000"/>
                <w:sz w:val="22"/>
                <w:szCs w:val="22"/>
              </w:rPr>
              <w:t>-</w:t>
            </w:r>
            <w:r w:rsidR="00273850" w:rsidRPr="00890188">
              <w:rPr>
                <w:rFonts w:ascii="Arial" w:hAnsi="Arial" w:cs="Arial"/>
                <w:color w:val="000000"/>
                <w:sz w:val="22"/>
                <w:szCs w:val="22"/>
              </w:rPr>
              <w:t>diets</w:t>
            </w:r>
            <w:r w:rsidR="00B13269" w:rsidRPr="00890188">
              <w:rPr>
                <w:rFonts w:ascii="Arial" w:hAnsi="Arial" w:cs="Arial"/>
                <w:color w:val="000000"/>
                <w:sz w:val="22"/>
                <w:szCs w:val="22"/>
              </w:rPr>
              <w:t xml:space="preserve"> in </w:t>
            </w:r>
            <w:r w:rsidR="001A5BC2">
              <w:rPr>
                <w:rFonts w:ascii="Arial" w:hAnsi="Arial" w:cs="Arial"/>
                <w:color w:val="000000"/>
                <w:sz w:val="22"/>
                <w:szCs w:val="22"/>
              </w:rPr>
              <w:t>214 days post fertilization (dpf</w:t>
            </w:r>
            <w:r w:rsidR="001A5BC2" w:rsidRPr="00D2200D">
              <w:rPr>
                <w:rFonts w:ascii="Arial" w:hAnsi="Arial"/>
                <w:color w:val="000000"/>
                <w:sz w:val="22"/>
              </w:rPr>
              <w:t>)</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 xml:space="preserve">. </w:t>
            </w:r>
            <w:r w:rsidR="006C6500" w:rsidRPr="00890188">
              <w:rPr>
                <w:rFonts w:ascii="Arial" w:hAnsi="Arial" w:cs="Arial"/>
                <w:b/>
                <w:bCs/>
                <w:color w:val="000000"/>
                <w:sz w:val="22"/>
                <w:szCs w:val="22"/>
              </w:rPr>
              <w:t>(B)</w:t>
            </w:r>
            <w:r w:rsidR="006C6500" w:rsidRPr="00890188">
              <w:rPr>
                <w:rFonts w:ascii="Arial" w:hAnsi="Arial" w:cs="Arial"/>
                <w:sz w:val="22"/>
                <w:szCs w:val="22"/>
              </w:rPr>
              <w:t xml:space="preserve"> </w:t>
            </w:r>
            <w:r w:rsidR="006C6500" w:rsidRPr="00890188">
              <w:rPr>
                <w:rFonts w:ascii="Arial" w:hAnsi="Arial" w:cs="Arial"/>
                <w:color w:val="000000"/>
                <w:sz w:val="22"/>
                <w:szCs w:val="22"/>
              </w:rPr>
              <w:t>Capscale ordination based on the Bray-Curtis dissimilarity of gut microbiome composition</w:t>
            </w:r>
            <w:r w:rsidR="00B13269" w:rsidRPr="00890188">
              <w:rPr>
                <w:rFonts w:ascii="Arial" w:hAnsi="Arial" w:cs="Arial"/>
                <w:color w:val="000000"/>
                <w:sz w:val="22"/>
                <w:szCs w:val="22"/>
              </w:rPr>
              <w:t xml:space="preserve"> in </w:t>
            </w:r>
            <w:r w:rsidR="001A5BC2">
              <w:rPr>
                <w:rFonts w:ascii="Arial" w:hAnsi="Arial" w:cs="Arial"/>
                <w:color w:val="000000"/>
                <w:sz w:val="22"/>
                <w:szCs w:val="22"/>
              </w:rPr>
              <w:t xml:space="preserve">214 </w:t>
            </w:r>
            <w:r w:rsidR="001A5BC2">
              <w:rPr>
                <w:rFonts w:ascii="Arial" w:eastAsia="Arial" w:hAnsi="Arial" w:cs="Arial"/>
                <w:color w:val="000000" w:themeColor="text1"/>
                <w:sz w:val="22"/>
                <w:szCs w:val="22"/>
              </w:rPr>
              <w:t>d</w:t>
            </w:r>
            <w:r w:rsidR="000151F2" w:rsidRPr="00890188">
              <w:rPr>
                <w:rFonts w:ascii="Arial" w:eastAsia="Arial" w:hAnsi="Arial" w:cs="Arial"/>
                <w:color w:val="000000" w:themeColor="text1"/>
                <w:sz w:val="22"/>
                <w:szCs w:val="22"/>
              </w:rPr>
              <w:t>pf</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w:t>
            </w:r>
            <w:r w:rsidR="006C6500" w:rsidRPr="00890188" w:rsidDel="006C6500">
              <w:rPr>
                <w:rFonts w:ascii="Arial" w:eastAsia="Calibri" w:hAnsi="Arial" w:cs="Arial"/>
                <w:color w:val="000000" w:themeColor="text1"/>
                <w:sz w:val="22"/>
                <w:szCs w:val="22"/>
              </w:rPr>
              <w:t xml:space="preserve"> </w:t>
            </w:r>
            <w:r w:rsidR="00F7598B" w:rsidRPr="00890188">
              <w:rPr>
                <w:rFonts w:ascii="Arial" w:eastAsia="Calibri" w:hAnsi="Arial" w:cs="Arial"/>
                <w:b/>
                <w:bCs/>
                <w:color w:val="000000" w:themeColor="text1"/>
                <w:sz w:val="22"/>
                <w:szCs w:val="22"/>
              </w:rPr>
              <w:t>(</w:t>
            </w:r>
            <w:r w:rsidR="00F94EC5" w:rsidRPr="00890188">
              <w:rPr>
                <w:rFonts w:ascii="Arial" w:eastAsia="Calibri" w:hAnsi="Arial" w:cs="Arial"/>
                <w:b/>
                <w:bCs/>
                <w:color w:val="000000" w:themeColor="text1"/>
                <w:sz w:val="22"/>
                <w:szCs w:val="22"/>
              </w:rPr>
              <w:t>C</w:t>
            </w:r>
            <w:r w:rsidR="00F7598B" w:rsidRPr="00890188">
              <w:rPr>
                <w:rFonts w:ascii="Arial" w:eastAsia="Calibri" w:hAnsi="Arial" w:cs="Arial"/>
                <w:b/>
                <w:bCs/>
                <w:color w:val="000000" w:themeColor="text1"/>
                <w:sz w:val="22"/>
                <w:szCs w:val="22"/>
              </w:rPr>
              <w:t xml:space="preserve">) </w:t>
            </w:r>
            <w:r w:rsidR="00F7598B" w:rsidRPr="00890188">
              <w:rPr>
                <w:rFonts w:ascii="Arial" w:eastAsia="Calibri" w:hAnsi="Arial" w:cs="Arial"/>
                <w:color w:val="000000" w:themeColor="text1"/>
                <w:sz w:val="22"/>
                <w:szCs w:val="22"/>
              </w:rPr>
              <w:t xml:space="preserve">Shannon </w:t>
            </w:r>
            <w:r w:rsidR="00372707" w:rsidRPr="00890188">
              <w:rPr>
                <w:rFonts w:ascii="Arial" w:eastAsia="Calibri" w:hAnsi="Arial" w:cs="Arial"/>
                <w:color w:val="000000" w:themeColor="text1"/>
                <w:sz w:val="22"/>
                <w:szCs w:val="22"/>
              </w:rPr>
              <w:t xml:space="preserve">Entropy </w:t>
            </w:r>
            <w:r w:rsidR="00F7598B" w:rsidRPr="00890188">
              <w:rPr>
                <w:rFonts w:ascii="Arial" w:eastAsia="Calibri" w:hAnsi="Arial" w:cs="Arial"/>
                <w:color w:val="000000" w:themeColor="text1"/>
                <w:sz w:val="22"/>
                <w:szCs w:val="22"/>
              </w:rPr>
              <w:t xml:space="preserve">for diversity </w:t>
            </w:r>
            <w:r w:rsidR="00715C41" w:rsidRPr="00890188">
              <w:rPr>
                <w:rFonts w:ascii="Arial" w:eastAsia="Calibri" w:hAnsi="Arial" w:cs="Arial"/>
                <w:color w:val="000000" w:themeColor="text1"/>
                <w:sz w:val="22"/>
                <w:szCs w:val="22"/>
              </w:rPr>
              <w:t>show</w:t>
            </w:r>
            <w:r w:rsidR="00206447" w:rsidRPr="00890188">
              <w:rPr>
                <w:rFonts w:ascii="Arial" w:eastAsia="Calibri" w:hAnsi="Arial" w:cs="Arial"/>
                <w:color w:val="000000" w:themeColor="text1"/>
                <w:sz w:val="22"/>
                <w:szCs w:val="22"/>
              </w:rPr>
              <w:t>s</w:t>
            </w:r>
            <w:r w:rsidR="00715C41" w:rsidRPr="00890188">
              <w:rPr>
                <w:rFonts w:ascii="Arial" w:eastAsia="Calibri" w:hAnsi="Arial" w:cs="Arial"/>
                <w:color w:val="000000" w:themeColor="text1"/>
                <w:sz w:val="22"/>
                <w:szCs w:val="22"/>
              </w:rPr>
              <w:t xml:space="preserve"> </w:t>
            </w:r>
            <w:r w:rsidR="00372707" w:rsidRPr="00890188">
              <w:rPr>
                <w:rFonts w:ascii="Arial" w:eastAsia="Calibri" w:hAnsi="Arial" w:cs="Arial"/>
                <w:color w:val="000000" w:themeColor="text1"/>
                <w:sz w:val="22"/>
                <w:szCs w:val="22"/>
              </w:rPr>
              <w:t>microbial gut diversity increases</w:t>
            </w:r>
            <w:r w:rsidR="004C1A24" w:rsidRPr="00890188">
              <w:rPr>
                <w:rFonts w:ascii="Arial" w:eastAsia="Calibri" w:hAnsi="Arial" w:cs="Arial"/>
                <w:color w:val="000000" w:themeColor="text1"/>
                <w:sz w:val="22"/>
                <w:szCs w:val="22"/>
              </w:rPr>
              <w:t xml:space="preserve"> with development in </w:t>
            </w:r>
            <w:r w:rsidR="009905D7">
              <w:rPr>
                <w:rFonts w:ascii="Arial" w:eastAsia="Calibri" w:hAnsi="Arial" w:cs="Arial"/>
                <w:color w:val="000000" w:themeColor="text1"/>
                <w:sz w:val="22"/>
                <w:szCs w:val="22"/>
              </w:rPr>
              <w:t xml:space="preserve">129- to 214 dpf </w:t>
            </w:r>
            <w:r w:rsidR="00B13269" w:rsidRPr="00890188">
              <w:rPr>
                <w:rFonts w:ascii="Arial" w:eastAsia="Calibri" w:hAnsi="Arial" w:cs="Arial"/>
                <w:color w:val="000000" w:themeColor="text1"/>
                <w:sz w:val="22"/>
                <w:szCs w:val="22"/>
              </w:rPr>
              <w:t>zebra</w:t>
            </w:r>
            <w:r w:rsidR="00372707" w:rsidRPr="00890188">
              <w:rPr>
                <w:rFonts w:ascii="Arial" w:eastAsia="Calibri" w:hAnsi="Arial" w:cs="Arial"/>
                <w:color w:val="000000" w:themeColor="text1"/>
                <w:sz w:val="22"/>
                <w:szCs w:val="22"/>
              </w:rPr>
              <w:t>fish fed the Gemma</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 xml:space="preserve"> and ZIRC</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diets, but not Watts</w:t>
            </w:r>
            <w:r w:rsidR="000159DA"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 fed fish</w:t>
            </w:r>
            <w:r w:rsidR="00715C41"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 xml:space="preserve">Capscale ordination of gut microbiome composition based on the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D</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 xml:space="preserve">Bray-Curtis dissimilarity by </w:t>
            </w:r>
            <w:r w:rsidR="00214BE2" w:rsidRPr="00890188">
              <w:rPr>
                <w:rFonts w:ascii="Arial" w:hAnsi="Arial" w:cs="Arial"/>
                <w:color w:val="000000"/>
                <w:sz w:val="22"/>
                <w:szCs w:val="22"/>
              </w:rPr>
              <w:t xml:space="preserve">diet </w:t>
            </w:r>
            <w:r w:rsidR="00F7598B" w:rsidRPr="00890188">
              <w:rPr>
                <w:rFonts w:ascii="Arial" w:hAnsi="Arial" w:cs="Arial"/>
                <w:color w:val="000000"/>
                <w:sz w:val="22"/>
                <w:szCs w:val="22"/>
              </w:rPr>
              <w:t xml:space="preserve">and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E</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Canberra measure by time</w:t>
            </w:r>
            <w:r w:rsidR="00F7598B" w:rsidRPr="00890188">
              <w:rPr>
                <w:rFonts w:ascii="Arial" w:hAnsi="Arial" w:cs="Arial"/>
                <w:color w:val="000000"/>
                <w:sz w:val="22"/>
                <w:szCs w:val="22"/>
              </w:rPr>
              <w:t>.</w:t>
            </w:r>
            <w:r w:rsidR="00C87DF9" w:rsidRPr="00890188">
              <w:rPr>
                <w:rFonts w:ascii="Arial" w:hAnsi="Arial" w:cs="Arial"/>
                <w:color w:val="000000"/>
                <w:sz w:val="22"/>
                <w:szCs w:val="22"/>
              </w:rPr>
              <w:t xml:space="preserve"> </w:t>
            </w:r>
            <w:r w:rsidR="00473E07" w:rsidRPr="00890188">
              <w:rPr>
                <w:rFonts w:ascii="Arial" w:hAnsi="Arial" w:cs="Arial"/>
                <w:b/>
                <w:bCs/>
                <w:color w:val="000000"/>
                <w:sz w:val="22"/>
                <w:szCs w:val="22"/>
              </w:rPr>
              <w:t>(F)</w:t>
            </w:r>
            <w:r w:rsidR="00473E07" w:rsidRPr="00890188">
              <w:rPr>
                <w:rFonts w:ascii="Arial" w:hAnsi="Arial" w:cs="Arial"/>
                <w:color w:val="000000"/>
                <w:sz w:val="22"/>
                <w:szCs w:val="22"/>
              </w:rPr>
              <w:t xml:space="preserve"> </w:t>
            </w:r>
            <w:r w:rsidR="00502476" w:rsidRPr="00890188">
              <w:rPr>
                <w:rFonts w:ascii="Arial" w:hAnsi="Arial" w:cs="Arial"/>
                <w:color w:val="000000"/>
                <w:sz w:val="22"/>
                <w:szCs w:val="22"/>
              </w:rPr>
              <w:t>B</w:t>
            </w:r>
            <w:r w:rsidR="00473E07" w:rsidRPr="00890188">
              <w:rPr>
                <w:rFonts w:ascii="Arial" w:hAnsi="Arial" w:cs="Arial"/>
                <w:color w:val="000000"/>
                <w:sz w:val="22"/>
                <w:szCs w:val="22"/>
              </w:rPr>
              <w:t>ody condition score negatively associate</w:t>
            </w:r>
            <w:r w:rsidR="008256BC" w:rsidRPr="00890188">
              <w:rPr>
                <w:rFonts w:ascii="Arial" w:hAnsi="Arial" w:cs="Arial"/>
                <w:color w:val="000000"/>
                <w:sz w:val="22"/>
                <w:szCs w:val="22"/>
              </w:rPr>
              <w:t>s with</w:t>
            </w:r>
            <w:r w:rsidR="00F7598B" w:rsidRPr="00890188">
              <w:rPr>
                <w:rFonts w:ascii="Arial" w:hAnsi="Arial" w:cs="Arial"/>
                <w:color w:val="000000"/>
                <w:sz w:val="22"/>
                <w:szCs w:val="22"/>
              </w:rPr>
              <w:t xml:space="preserve"> </w:t>
            </w:r>
            <w:r w:rsidR="00473E07" w:rsidRPr="00890188">
              <w:rPr>
                <w:rFonts w:ascii="Arial" w:hAnsi="Arial" w:cs="Arial"/>
                <w:color w:val="000000"/>
                <w:sz w:val="22"/>
                <w:szCs w:val="22"/>
              </w:rPr>
              <w:t xml:space="preserve">gut </w:t>
            </w:r>
            <w:r w:rsidR="00AA6B15" w:rsidRPr="00890188">
              <w:rPr>
                <w:rFonts w:ascii="Arial" w:hAnsi="Arial" w:cs="Arial"/>
                <w:color w:val="000000"/>
                <w:sz w:val="22"/>
                <w:szCs w:val="22"/>
              </w:rPr>
              <w:t>microbiome</w:t>
            </w:r>
            <w:r w:rsidR="00473E07" w:rsidRPr="00890188">
              <w:rPr>
                <w:rFonts w:ascii="Arial" w:hAnsi="Arial" w:cs="Arial"/>
                <w:color w:val="000000"/>
                <w:sz w:val="22"/>
                <w:szCs w:val="22"/>
              </w:rPr>
              <w:t xml:space="preserve"> diversity</w:t>
            </w:r>
            <w:r w:rsidR="00172D85" w:rsidRPr="00890188">
              <w:rPr>
                <w:rFonts w:ascii="Arial" w:hAnsi="Arial" w:cs="Arial"/>
                <w:color w:val="000000"/>
                <w:sz w:val="22"/>
                <w:szCs w:val="22"/>
              </w:rPr>
              <w:t xml:space="preserve"> as measured by Simpson’s Index</w:t>
            </w:r>
            <w:r w:rsidR="00502476" w:rsidRPr="00890188">
              <w:rPr>
                <w:rFonts w:ascii="Arial" w:hAnsi="Arial" w:cs="Arial"/>
                <w:color w:val="000000"/>
                <w:sz w:val="22"/>
                <w:szCs w:val="22"/>
              </w:rPr>
              <w:t xml:space="preserve"> across </w:t>
            </w:r>
            <w:r w:rsidR="001A5BC2">
              <w:rPr>
                <w:rFonts w:ascii="Arial" w:hAnsi="Arial" w:cs="Arial"/>
                <w:color w:val="000000"/>
                <w:sz w:val="22"/>
                <w:szCs w:val="22"/>
              </w:rPr>
              <w:t>129-</w:t>
            </w:r>
            <w:r w:rsidR="001A5BC2" w:rsidRPr="00890188">
              <w:rPr>
                <w:rFonts w:ascii="Arial" w:hAnsi="Arial" w:cs="Arial"/>
                <w:color w:val="000000"/>
                <w:sz w:val="22"/>
                <w:szCs w:val="22"/>
              </w:rPr>
              <w:t xml:space="preserve"> </w:t>
            </w:r>
            <w:r w:rsidR="00172D85" w:rsidRPr="00890188">
              <w:rPr>
                <w:rFonts w:ascii="Arial" w:hAnsi="Arial" w:cs="Arial"/>
                <w:color w:val="000000"/>
                <w:sz w:val="22"/>
                <w:szCs w:val="22"/>
              </w:rPr>
              <w:t xml:space="preserve">and </w:t>
            </w:r>
            <w:r w:rsidR="001A5BC2">
              <w:rPr>
                <w:rFonts w:ascii="Arial" w:hAnsi="Arial" w:cs="Arial"/>
                <w:color w:val="000000"/>
                <w:sz w:val="22"/>
                <w:szCs w:val="22"/>
              </w:rPr>
              <w:t xml:space="preserve">214 </w:t>
            </w:r>
            <w:r w:rsidR="001A5BC2">
              <w:rPr>
                <w:rFonts w:ascii="Arial" w:eastAsia="Arial" w:hAnsi="Arial" w:cs="Arial"/>
                <w:color w:val="000000" w:themeColor="text1"/>
                <w:sz w:val="22"/>
                <w:szCs w:val="22"/>
              </w:rPr>
              <w:t>d</w:t>
            </w:r>
            <w:r w:rsidR="000151F2" w:rsidRPr="00890188">
              <w:rPr>
                <w:rFonts w:ascii="Arial" w:eastAsia="Arial" w:hAnsi="Arial" w:cs="Arial"/>
                <w:color w:val="000000" w:themeColor="text1"/>
                <w:sz w:val="22"/>
                <w:szCs w:val="22"/>
              </w:rPr>
              <w:t>pf</w:t>
            </w:r>
            <w:r w:rsidR="000151F2" w:rsidRPr="00890188">
              <w:rPr>
                <w:rFonts w:ascii="Arial" w:hAnsi="Arial" w:cs="Arial"/>
                <w:color w:val="000000"/>
                <w:sz w:val="22"/>
                <w:szCs w:val="22"/>
              </w:rPr>
              <w:t xml:space="preserve"> </w:t>
            </w:r>
            <w:r w:rsidR="00502476" w:rsidRPr="00890188">
              <w:rPr>
                <w:rFonts w:ascii="Arial" w:hAnsi="Arial" w:cs="Arial"/>
                <w:color w:val="000000"/>
                <w:sz w:val="22"/>
                <w:szCs w:val="22"/>
              </w:rPr>
              <w:t>zebrafish fed the ZIRC diet</w:t>
            </w:r>
            <w:r w:rsidR="00473E07" w:rsidRPr="00890188">
              <w:rPr>
                <w:rFonts w:ascii="Arial" w:hAnsi="Arial" w:cs="Arial"/>
                <w:color w:val="000000"/>
                <w:sz w:val="22"/>
                <w:szCs w:val="22"/>
              </w:rPr>
              <w:t xml:space="preserve">. </w:t>
            </w:r>
            <w:r w:rsidR="00F7598B" w:rsidRPr="00890188">
              <w:rPr>
                <w:rFonts w:ascii="Arial" w:hAnsi="Arial" w:cs="Arial"/>
                <w:color w:val="000000"/>
                <w:sz w:val="22"/>
                <w:szCs w:val="22"/>
              </w:rPr>
              <w:t xml:space="preserve">The analysis shows </w:t>
            </w:r>
            <w:r w:rsidR="00897FD8" w:rsidRPr="00890188">
              <w:rPr>
                <w:rFonts w:ascii="Arial" w:hAnsi="Arial" w:cs="Arial"/>
                <w:color w:val="000000"/>
                <w:sz w:val="22"/>
                <w:szCs w:val="22"/>
              </w:rPr>
              <w:t xml:space="preserve">that fish size </w:t>
            </w:r>
            <w:r w:rsidR="00F7598B" w:rsidRPr="00890188">
              <w:rPr>
                <w:rFonts w:ascii="Arial" w:hAnsi="Arial" w:cs="Arial"/>
                <w:color w:val="000000"/>
                <w:sz w:val="22"/>
                <w:szCs w:val="22"/>
              </w:rPr>
              <w:t>and gut microbiome composition significantly differs between the diets across development, and there may be diet-dependent link with physiology.</w:t>
            </w:r>
            <w:r w:rsidR="00CA53C2" w:rsidRPr="00890188">
              <w:rPr>
                <w:rFonts w:ascii="Arial" w:hAnsi="Arial" w:cs="Arial"/>
                <w:color w:val="000000"/>
                <w:sz w:val="22"/>
                <w:szCs w:val="22"/>
              </w:rPr>
              <w:t xml:space="preserve"> A</w:t>
            </w:r>
            <w:r w:rsidR="00F7598B" w:rsidRPr="00890188">
              <w:rPr>
                <w:rFonts w:ascii="Arial" w:hAnsi="Arial" w:cs="Arial"/>
                <w:color w:val="000000"/>
                <w:sz w:val="22"/>
                <w:szCs w:val="22"/>
              </w:rPr>
              <w:t xml:space="preserve"> “ns” indicates not significantly different, </w:t>
            </w:r>
            <w:r w:rsidR="00CA53C2" w:rsidRPr="00890188">
              <w:rPr>
                <w:rFonts w:ascii="Arial" w:hAnsi="Arial" w:cs="Arial"/>
                <w:color w:val="000000"/>
                <w:sz w:val="22"/>
                <w:szCs w:val="22"/>
              </w:rPr>
              <w:t>“</w:t>
            </w:r>
            <w:r w:rsidR="00EA2862" w:rsidRPr="00890188">
              <w:rPr>
                <w:rFonts w:ascii="Arial" w:hAnsi="Arial" w:cs="Arial"/>
                <w:color w:val="000000"/>
                <w:sz w:val="22"/>
                <w:szCs w:val="22"/>
              </w:rPr>
              <w:t>*</w:t>
            </w:r>
            <w:r w:rsidR="00CA53C2" w:rsidRPr="00890188">
              <w:rPr>
                <w:rFonts w:ascii="Arial" w:hAnsi="Arial" w:cs="Arial"/>
                <w:color w:val="000000"/>
                <w:sz w:val="22"/>
                <w:szCs w:val="22"/>
              </w:rPr>
              <w:t>”</w:t>
            </w:r>
            <w:r w:rsidR="00EA2862" w:rsidRPr="00890188">
              <w:rPr>
                <w:rFonts w:ascii="Arial" w:hAnsi="Arial" w:cs="Arial"/>
                <w:color w:val="000000"/>
                <w:sz w:val="22"/>
                <w:szCs w:val="22"/>
              </w:rPr>
              <w:t xml:space="preserve"> </w:t>
            </w:r>
            <w:r w:rsidR="00F7598B" w:rsidRPr="00890188">
              <w:rPr>
                <w:rFonts w:ascii="Arial" w:hAnsi="Arial" w:cs="Arial"/>
                <w:color w:val="000000"/>
                <w:sz w:val="22"/>
                <w:szCs w:val="22"/>
              </w:rPr>
              <w:t>indicates significant differences below the 0.05</w:t>
            </w:r>
            <w:r w:rsidR="00EA2862" w:rsidRPr="00890188">
              <w:rPr>
                <w:rFonts w:ascii="Arial" w:hAnsi="Arial" w:cs="Arial"/>
                <w:color w:val="000000"/>
                <w:sz w:val="22"/>
                <w:szCs w:val="22"/>
              </w:rPr>
              <w:t xml:space="preserve"> level</w:t>
            </w:r>
            <w:r w:rsidR="00F7598B" w:rsidRPr="00890188">
              <w:rPr>
                <w:rFonts w:ascii="Arial" w:hAnsi="Arial" w:cs="Arial"/>
                <w:color w:val="000000"/>
                <w:sz w:val="22"/>
                <w:szCs w:val="22"/>
              </w:rPr>
              <w:t>.</w:t>
            </w:r>
          </w:p>
        </w:tc>
      </w:tr>
    </w:tbl>
    <w:p w14:paraId="14FE021A" w14:textId="77777777" w:rsidR="0015507B" w:rsidRPr="00890188" w:rsidRDefault="0015507B" w:rsidP="00D0661F">
      <w:pPr>
        <w:spacing w:line="480" w:lineRule="auto"/>
        <w:rPr>
          <w:rFonts w:ascii="Arial" w:eastAsia="Calibri" w:hAnsi="Arial" w:cs="Arial"/>
          <w:color w:val="000000" w:themeColor="text1"/>
          <w:sz w:val="22"/>
          <w:szCs w:val="22"/>
        </w:rPr>
      </w:pPr>
    </w:p>
    <w:p w14:paraId="626DF480" w14:textId="4AC48B2F" w:rsidR="0004448E" w:rsidRPr="00890188" w:rsidRDefault="19BC0A59"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 xml:space="preserve">To determine how maintaining fish on different diets impacts the development of the gut microbiome, we continued to grow fish from the same diet cohorts until </w:t>
      </w:r>
      <w:r w:rsidR="001A5BC2">
        <w:rPr>
          <w:rFonts w:ascii="Arial" w:hAnsi="Arial" w:cs="Arial"/>
          <w:color w:val="000000"/>
          <w:sz w:val="22"/>
          <w:szCs w:val="22"/>
        </w:rPr>
        <w:t xml:space="preserve">214 </w:t>
      </w:r>
      <w:r w:rsidR="001A5BC2">
        <w:rPr>
          <w:rFonts w:ascii="Arial" w:eastAsia="Arial" w:hAnsi="Arial" w:cs="Arial"/>
          <w:color w:val="000000" w:themeColor="text1"/>
          <w:sz w:val="22"/>
          <w:szCs w:val="22"/>
        </w:rPr>
        <w:t>days</w:t>
      </w:r>
      <w:r w:rsidR="001A5BC2" w:rsidRPr="00D2200D">
        <w:rPr>
          <w:rFonts w:ascii="Arial" w:eastAsia="Arial" w:hAnsi="Arial"/>
          <w:color w:val="000000" w:themeColor="text1"/>
          <w:sz w:val="22"/>
        </w:rPr>
        <w:t xml:space="preserve"> post fertilization </w:t>
      </w:r>
      <w:r w:rsidRPr="00890188">
        <w:rPr>
          <w:rFonts w:ascii="Arial" w:eastAsiaTheme="minorEastAsia" w:hAnsi="Arial" w:cs="Arial"/>
          <w:sz w:val="22"/>
          <w:szCs w:val="22"/>
        </w:rPr>
        <w:t>(</w:t>
      </w:r>
      <w:r w:rsidR="001A5BC2">
        <w:rPr>
          <w:rFonts w:ascii="Arial" w:eastAsiaTheme="minorEastAsia" w:hAnsi="Arial" w:cs="Arial"/>
          <w:sz w:val="22"/>
          <w:szCs w:val="22"/>
        </w:rPr>
        <w:t>d</w:t>
      </w:r>
      <w:r w:rsidRPr="00890188">
        <w:rPr>
          <w:rFonts w:ascii="Arial" w:eastAsiaTheme="minorEastAsia" w:hAnsi="Arial" w:cs="Arial"/>
          <w:sz w:val="22"/>
          <w:szCs w:val="22"/>
        </w:rPr>
        <w:t>pf; Figure 1). Microbiome samples were collected from cohort members prior to quantification of fish weight and body condition score.</w:t>
      </w:r>
      <w:r w:rsidR="003415D7">
        <w:rPr>
          <w:rFonts w:ascii="Arial" w:eastAsiaTheme="minorEastAsia" w:hAnsi="Arial" w:cs="Arial"/>
          <w:sz w:val="22"/>
          <w:szCs w:val="22"/>
        </w:rPr>
        <w:t xml:space="preserve"> </w:t>
      </w:r>
      <w:r w:rsidRPr="00890188">
        <w:rPr>
          <w:rFonts w:ascii="Arial" w:eastAsiaTheme="minorEastAsia" w:hAnsi="Arial" w:cs="Arial"/>
          <w:sz w:val="22"/>
          <w:szCs w:val="22"/>
        </w:rPr>
        <w:t xml:space="preserve">To determine the effect of diet on the </w:t>
      </w:r>
      <w:r w:rsidRPr="00890188">
        <w:rPr>
          <w:rFonts w:ascii="Arial" w:eastAsia="Arial" w:hAnsi="Arial" w:cs="Arial"/>
          <w:sz w:val="22"/>
          <w:szCs w:val="22"/>
        </w:rPr>
        <w:t>body condition score and the gut microbiome</w:t>
      </w:r>
      <w:r w:rsidRPr="00890188">
        <w:rPr>
          <w:rFonts w:ascii="Arial" w:eastAsiaTheme="minorEastAsia" w:hAnsi="Arial" w:cs="Arial"/>
          <w:sz w:val="22"/>
          <w:szCs w:val="22"/>
        </w:rPr>
        <w:t xml:space="preserve"> of </w:t>
      </w:r>
      <w:r w:rsidR="001A5BC2">
        <w:rPr>
          <w:rFonts w:ascii="Arial" w:eastAsiaTheme="minorEastAsia" w:hAnsi="Arial" w:cs="Arial"/>
          <w:sz w:val="22"/>
          <w:szCs w:val="22"/>
        </w:rPr>
        <w:t>214</w:t>
      </w:r>
      <w:r w:rsidR="001A5BC2" w:rsidRPr="00890188">
        <w:rPr>
          <w:rFonts w:ascii="Arial" w:eastAsiaTheme="minorEastAsia" w:hAnsi="Arial" w:cs="Arial"/>
          <w:sz w:val="22"/>
          <w:szCs w:val="22"/>
        </w:rPr>
        <w:t xml:space="preserve"> </w:t>
      </w:r>
      <w:r w:rsidR="001A5BC2">
        <w:rPr>
          <w:rFonts w:ascii="Arial" w:eastAsiaTheme="minorEastAsia" w:hAnsi="Arial" w:cs="Arial"/>
          <w:sz w:val="22"/>
          <w:szCs w:val="22"/>
        </w:rPr>
        <w:t>d</w:t>
      </w:r>
      <w:r w:rsidR="001A5BC2" w:rsidRPr="00890188">
        <w:rPr>
          <w:rFonts w:ascii="Arial" w:eastAsiaTheme="minorEastAsia" w:hAnsi="Arial" w:cs="Arial"/>
          <w:sz w:val="22"/>
          <w:szCs w:val="22"/>
        </w:rPr>
        <w:t>pf</w:t>
      </w:r>
      <w:r w:rsidR="001A5BC2" w:rsidRPr="00890188" w:rsidDel="001A5BC2">
        <w:rPr>
          <w:rFonts w:ascii="Arial" w:eastAsiaTheme="minorEastAsia" w:hAnsi="Arial" w:cs="Arial"/>
          <w:sz w:val="22"/>
          <w:szCs w:val="22"/>
        </w:rPr>
        <w:t xml:space="preserve"> </w:t>
      </w:r>
      <w:r w:rsidRPr="00890188">
        <w:rPr>
          <w:rFonts w:ascii="Arial" w:eastAsiaTheme="minorEastAsia" w:hAnsi="Arial" w:cs="Arial"/>
          <w:sz w:val="22"/>
          <w:szCs w:val="22"/>
        </w:rPr>
        <w:t xml:space="preserve">fish, we conducted </w:t>
      </w:r>
      <w:r w:rsidRPr="00890188">
        <w:rPr>
          <w:rFonts w:ascii="Arial" w:eastAsiaTheme="minorEastAsia" w:hAnsi="Arial" w:cs="Arial"/>
          <w:sz w:val="22"/>
          <w:szCs w:val="22"/>
        </w:rPr>
        <w:lastRenderedPageBreak/>
        <w:t xml:space="preserve">the same analyses as we applied to the </w:t>
      </w:r>
      <w:r w:rsidR="001A5BC2">
        <w:rPr>
          <w:rFonts w:ascii="Arial" w:eastAsiaTheme="minorEastAsia" w:hAnsi="Arial" w:cs="Arial"/>
          <w:sz w:val="22"/>
          <w:szCs w:val="22"/>
        </w:rPr>
        <w:t>129</w:t>
      </w:r>
      <w:r w:rsidR="001A5BC2" w:rsidRPr="00890188">
        <w:rPr>
          <w:rFonts w:ascii="Arial" w:eastAsiaTheme="minorEastAsia" w:hAnsi="Arial" w:cs="Arial"/>
          <w:sz w:val="22"/>
          <w:szCs w:val="22"/>
        </w:rPr>
        <w:t xml:space="preserve"> </w:t>
      </w:r>
      <w:r w:rsidR="001A5BC2">
        <w:rPr>
          <w:rFonts w:ascii="Arial" w:eastAsiaTheme="minorEastAsia" w:hAnsi="Arial" w:cs="Arial"/>
          <w:sz w:val="22"/>
          <w:szCs w:val="22"/>
        </w:rPr>
        <w:t>d</w:t>
      </w:r>
      <w:r w:rsidR="001A5BC2" w:rsidRPr="00890188">
        <w:rPr>
          <w:rFonts w:ascii="Arial" w:eastAsiaTheme="minorEastAsia" w:hAnsi="Arial" w:cs="Arial"/>
          <w:sz w:val="22"/>
          <w:szCs w:val="22"/>
        </w:rPr>
        <w:t xml:space="preserve">pf </w:t>
      </w:r>
      <w:r w:rsidRPr="00890188">
        <w:rPr>
          <w:rFonts w:ascii="Arial" w:eastAsiaTheme="minorEastAsia" w:hAnsi="Arial" w:cs="Arial"/>
          <w:sz w:val="22"/>
          <w:szCs w:val="22"/>
        </w:rPr>
        <w:t xml:space="preserve">fish. At </w:t>
      </w:r>
      <w:r w:rsidR="001A5BC2">
        <w:rPr>
          <w:rFonts w:ascii="Arial" w:eastAsiaTheme="minorEastAsia" w:hAnsi="Arial" w:cs="Arial"/>
          <w:sz w:val="22"/>
          <w:szCs w:val="22"/>
        </w:rPr>
        <w:t>214</w:t>
      </w:r>
      <w:r w:rsidR="008C692A" w:rsidRPr="00890188">
        <w:rPr>
          <w:rFonts w:ascii="Arial" w:eastAsiaTheme="minorEastAsia" w:hAnsi="Arial" w:cs="Arial"/>
          <w:sz w:val="22"/>
          <w:szCs w:val="22"/>
        </w:rPr>
        <w:t xml:space="preserve"> </w:t>
      </w:r>
      <w:r w:rsidR="001A5BC2">
        <w:rPr>
          <w:rFonts w:ascii="Arial" w:eastAsiaTheme="minorEastAsia" w:hAnsi="Arial" w:cs="Arial"/>
          <w:sz w:val="22"/>
          <w:szCs w:val="22"/>
        </w:rPr>
        <w:t>d</w:t>
      </w:r>
      <w:r w:rsidR="001A5BC2" w:rsidRPr="00890188">
        <w:rPr>
          <w:rFonts w:ascii="Arial" w:eastAsiaTheme="minorEastAsia" w:hAnsi="Arial" w:cs="Arial"/>
          <w:sz w:val="22"/>
          <w:szCs w:val="22"/>
        </w:rPr>
        <w:t>pf</w:t>
      </w:r>
      <w:r w:rsidRPr="00890188">
        <w:rPr>
          <w:rFonts w:ascii="Arial" w:eastAsiaTheme="minorEastAsia" w:hAnsi="Arial" w:cs="Arial"/>
          <w:sz w:val="22"/>
          <w:szCs w:val="22"/>
        </w:rPr>
        <w:t xml:space="preserve">, we find body condition score is significantly associated with diet </w:t>
      </w:r>
      <w:r w:rsidRPr="00890188">
        <w:rPr>
          <w:rFonts w:ascii="Arial" w:eastAsia="Arial" w:hAnsi="Arial" w:cs="Arial"/>
          <w:sz w:val="22"/>
          <w:szCs w:val="22"/>
        </w:rPr>
        <w:t>(P &lt; 0.05; Table S2.</w:t>
      </w:r>
      <w:r w:rsidR="00890188">
        <w:rPr>
          <w:rFonts w:ascii="Arial" w:eastAsia="Arial" w:hAnsi="Arial" w:cs="Arial"/>
          <w:sz w:val="22"/>
          <w:szCs w:val="22"/>
        </w:rPr>
        <w:t>1.3.1</w:t>
      </w:r>
      <w:r w:rsidRPr="00890188">
        <w:rPr>
          <w:rFonts w:ascii="Arial" w:eastAsia="Arial" w:hAnsi="Arial" w:cs="Arial"/>
          <w:sz w:val="22"/>
          <w:szCs w:val="22"/>
        </w:rPr>
        <w:t>)</w:t>
      </w:r>
      <w:r w:rsidRPr="00890188">
        <w:rPr>
          <w:rFonts w:ascii="Arial" w:eastAsiaTheme="minorEastAsia" w:hAnsi="Arial" w:cs="Arial"/>
          <w:sz w:val="22"/>
          <w:szCs w:val="22"/>
        </w:rPr>
        <w:t>.</w:t>
      </w:r>
      <w:r w:rsidR="003415D7">
        <w:rPr>
          <w:rFonts w:ascii="Arial" w:eastAsiaTheme="minorEastAsia" w:hAnsi="Arial" w:cs="Arial"/>
          <w:sz w:val="22"/>
          <w:szCs w:val="22"/>
        </w:rPr>
        <w:t xml:space="preserve"> </w:t>
      </w:r>
      <w:r w:rsidRPr="00890188">
        <w:rPr>
          <w:rFonts w:ascii="Arial" w:eastAsiaTheme="minorEastAsia" w:hAnsi="Arial" w:cs="Arial"/>
          <w:sz w:val="22"/>
          <w:szCs w:val="22"/>
        </w:rPr>
        <w:t xml:space="preserve">Additionally, linear regression analyses revealed statistically significant main effects of diet on gut microbiome alpha- and beta-diversity for all metrics we considered (P &lt; 0.05; </w:t>
      </w:r>
      <w:r w:rsidR="002A0DE2">
        <w:rPr>
          <w:rFonts w:ascii="Arial" w:eastAsiaTheme="minorEastAsia" w:hAnsi="Arial" w:cs="Arial"/>
          <w:sz w:val="22"/>
          <w:szCs w:val="22"/>
        </w:rPr>
        <w:t>Figure</w:t>
      </w:r>
      <w:r w:rsidRPr="00890188">
        <w:rPr>
          <w:rFonts w:ascii="Arial" w:eastAsiaTheme="minorEastAsia" w:hAnsi="Arial" w:cs="Arial"/>
          <w:sz w:val="22"/>
          <w:szCs w:val="22"/>
        </w:rPr>
        <w:t xml:space="preserve"> 3A</w:t>
      </w:r>
      <w:r w:rsidR="00392811">
        <w:rPr>
          <w:rFonts w:ascii="Arial" w:eastAsiaTheme="minorEastAsia" w:hAnsi="Arial" w:cs="Arial"/>
          <w:sz w:val="22"/>
          <w:szCs w:val="22"/>
        </w:rPr>
        <w:t xml:space="preserve"> </w:t>
      </w:r>
      <w:r w:rsidRPr="00890188">
        <w:rPr>
          <w:rFonts w:ascii="Arial" w:eastAsiaTheme="minorEastAsia" w:hAnsi="Arial" w:cs="Arial"/>
          <w:sz w:val="22"/>
          <w:szCs w:val="22"/>
        </w:rPr>
        <w:t>&amp;</w:t>
      </w:r>
      <w:r w:rsidR="00392811">
        <w:rPr>
          <w:rFonts w:ascii="Arial" w:eastAsiaTheme="minorEastAsia" w:hAnsi="Arial" w:cs="Arial"/>
          <w:sz w:val="22"/>
          <w:szCs w:val="22"/>
        </w:rPr>
        <w:t xml:space="preserve"> </w:t>
      </w:r>
      <w:r w:rsidRPr="00890188">
        <w:rPr>
          <w:rFonts w:ascii="Arial" w:eastAsiaTheme="minorEastAsia" w:hAnsi="Arial" w:cs="Arial"/>
          <w:sz w:val="22"/>
          <w:szCs w:val="22"/>
        </w:rPr>
        <w:t>B, Table S2.</w:t>
      </w:r>
      <w:r w:rsidR="00890188">
        <w:rPr>
          <w:rFonts w:ascii="Arial" w:eastAsiaTheme="minorEastAsia" w:hAnsi="Arial" w:cs="Arial"/>
          <w:sz w:val="22"/>
          <w:szCs w:val="22"/>
        </w:rPr>
        <w:t>1.3.2-3</w:t>
      </w:r>
      <w:r w:rsidRPr="00890188">
        <w:rPr>
          <w:rFonts w:ascii="Arial" w:eastAsiaTheme="minorEastAsia" w:hAnsi="Arial" w:cs="Arial"/>
          <w:sz w:val="22"/>
          <w:szCs w:val="22"/>
        </w:rPr>
        <w:t>)</w:t>
      </w:r>
      <w:r w:rsidR="004A50A6">
        <w:rPr>
          <w:rFonts w:ascii="Arial" w:eastAsiaTheme="minorEastAsia" w:hAnsi="Arial" w:cs="Arial"/>
          <w:sz w:val="22"/>
          <w:szCs w:val="22"/>
        </w:rPr>
        <w:t xml:space="preserve">. </w:t>
      </w:r>
      <w:r w:rsidR="0063037B">
        <w:rPr>
          <w:rFonts w:ascii="Arial" w:eastAsiaTheme="minorEastAsia" w:hAnsi="Arial" w:cs="Arial"/>
          <w:sz w:val="22"/>
          <w:szCs w:val="22"/>
        </w:rPr>
        <w:t>Furthermore</w:t>
      </w:r>
      <w:r w:rsidR="004A50A6">
        <w:rPr>
          <w:rFonts w:ascii="Arial" w:eastAsiaTheme="minorEastAsia" w:hAnsi="Arial" w:cs="Arial"/>
          <w:sz w:val="22"/>
          <w:szCs w:val="22"/>
        </w:rPr>
        <w:t>, a</w:t>
      </w:r>
      <w:r w:rsidRPr="00890188">
        <w:rPr>
          <w:rFonts w:ascii="Arial" w:eastAsiaTheme="minorEastAsia" w:hAnsi="Arial" w:cs="Arial"/>
          <w:sz w:val="22"/>
          <w:szCs w:val="22"/>
        </w:rPr>
        <w:t>n ANOVA test of beta dispersion</w:t>
      </w:r>
      <w:r w:rsidR="004A50A6">
        <w:rPr>
          <w:rFonts w:ascii="Arial" w:eastAsiaTheme="minorEastAsia" w:hAnsi="Arial" w:cs="Arial"/>
          <w:sz w:val="22"/>
          <w:szCs w:val="22"/>
        </w:rPr>
        <w:t xml:space="preserve"> found significant levels of dispersion as measured by the Canberra metric </w:t>
      </w:r>
      <w:r w:rsidR="004A50A6" w:rsidRPr="00890188">
        <w:rPr>
          <w:rFonts w:ascii="Arial" w:eastAsiaTheme="minorEastAsia" w:hAnsi="Arial" w:cs="Arial"/>
          <w:sz w:val="22"/>
          <w:szCs w:val="22"/>
        </w:rPr>
        <w:t xml:space="preserve">(P </w:t>
      </w:r>
      <w:r w:rsidR="004A50A6">
        <w:rPr>
          <w:rFonts w:ascii="Arial" w:eastAsiaTheme="minorEastAsia" w:hAnsi="Arial" w:cs="Arial"/>
          <w:sz w:val="22"/>
          <w:szCs w:val="22"/>
        </w:rPr>
        <w:t>&lt;</w:t>
      </w:r>
      <w:r w:rsidR="004A50A6" w:rsidRPr="00890188">
        <w:rPr>
          <w:rFonts w:ascii="Arial" w:eastAsiaTheme="minorEastAsia" w:hAnsi="Arial" w:cs="Arial"/>
          <w:sz w:val="22"/>
          <w:szCs w:val="22"/>
        </w:rPr>
        <w:t xml:space="preserve"> 0.05; Table S2.</w:t>
      </w:r>
      <w:r w:rsidR="004A50A6">
        <w:rPr>
          <w:rFonts w:ascii="Arial" w:eastAsiaTheme="minorEastAsia" w:hAnsi="Arial" w:cs="Arial"/>
          <w:sz w:val="22"/>
          <w:szCs w:val="22"/>
        </w:rPr>
        <w:t>1.3.4</w:t>
      </w:r>
      <w:r w:rsidR="004A50A6" w:rsidRPr="00890188">
        <w:rPr>
          <w:rFonts w:ascii="Arial" w:eastAsiaTheme="minorEastAsia" w:hAnsi="Arial" w:cs="Arial"/>
          <w:sz w:val="22"/>
          <w:szCs w:val="22"/>
        </w:rPr>
        <w:t>)</w:t>
      </w:r>
      <w:r w:rsidR="004A50A6">
        <w:rPr>
          <w:rFonts w:ascii="Arial" w:eastAsiaTheme="minorEastAsia" w:hAnsi="Arial" w:cs="Arial"/>
          <w:sz w:val="22"/>
          <w:szCs w:val="22"/>
        </w:rPr>
        <w:t>, but the Bray-Curtis and Sørensen metrics</w:t>
      </w:r>
      <w:r w:rsidRPr="00890188">
        <w:rPr>
          <w:rFonts w:ascii="Arial" w:eastAsiaTheme="minorEastAsia" w:hAnsi="Arial" w:cs="Arial"/>
          <w:sz w:val="22"/>
          <w:szCs w:val="22"/>
        </w:rPr>
        <w:t xml:space="preserve"> </w:t>
      </w:r>
      <w:r w:rsidR="004A50A6">
        <w:rPr>
          <w:rFonts w:ascii="Arial" w:eastAsiaTheme="minorEastAsia" w:hAnsi="Arial" w:cs="Arial"/>
          <w:sz w:val="22"/>
          <w:szCs w:val="22"/>
        </w:rPr>
        <w:t xml:space="preserve">did not reach our threshold for </w:t>
      </w:r>
      <w:r w:rsidR="00623DC8">
        <w:rPr>
          <w:rFonts w:ascii="Arial" w:eastAsiaTheme="minorEastAsia" w:hAnsi="Arial" w:cs="Arial"/>
          <w:sz w:val="22"/>
          <w:szCs w:val="22"/>
        </w:rPr>
        <w:t>significance</w:t>
      </w:r>
      <w:r w:rsidR="004A50A6">
        <w:rPr>
          <w:rFonts w:ascii="Arial" w:eastAsiaTheme="minorEastAsia" w:hAnsi="Arial" w:cs="Arial"/>
          <w:sz w:val="22"/>
          <w:szCs w:val="22"/>
        </w:rPr>
        <w:t xml:space="preserve"> </w:t>
      </w:r>
      <w:r w:rsidRPr="00890188">
        <w:rPr>
          <w:rFonts w:ascii="Arial" w:eastAsiaTheme="minorEastAsia" w:hAnsi="Arial" w:cs="Arial"/>
          <w:sz w:val="22"/>
          <w:szCs w:val="22"/>
        </w:rPr>
        <w:t>(P &gt; 0.05; Table S2.</w:t>
      </w:r>
      <w:r w:rsidR="00890188">
        <w:rPr>
          <w:rFonts w:ascii="Arial" w:eastAsiaTheme="minorEastAsia" w:hAnsi="Arial" w:cs="Arial"/>
          <w:sz w:val="22"/>
          <w:szCs w:val="22"/>
        </w:rPr>
        <w:t>1.3.4</w:t>
      </w:r>
      <w:r w:rsidRPr="00890188">
        <w:rPr>
          <w:rFonts w:ascii="Arial" w:eastAsiaTheme="minorEastAsia" w:hAnsi="Arial" w:cs="Arial"/>
          <w:sz w:val="22"/>
          <w:szCs w:val="22"/>
        </w:rPr>
        <w:t xml:space="preserve">). These results demonstrate that diet impacts the physiology and gut microbiome of </w:t>
      </w:r>
      <w:r w:rsidR="00003C69">
        <w:rPr>
          <w:rFonts w:ascii="Arial" w:eastAsiaTheme="minorEastAsia" w:hAnsi="Arial" w:cs="Arial"/>
          <w:sz w:val="22"/>
          <w:szCs w:val="22"/>
        </w:rPr>
        <w:t>214 dpf</w:t>
      </w:r>
      <w:r w:rsidR="00003C69" w:rsidRPr="00890188">
        <w:rPr>
          <w:rFonts w:ascii="Arial" w:eastAsiaTheme="minorEastAsia" w:hAnsi="Arial" w:cs="Arial"/>
          <w:sz w:val="22"/>
          <w:szCs w:val="22"/>
        </w:rPr>
        <w:t xml:space="preserve"> </w:t>
      </w:r>
      <w:r w:rsidRPr="00890188">
        <w:rPr>
          <w:rFonts w:ascii="Arial" w:eastAsiaTheme="minorEastAsia" w:hAnsi="Arial" w:cs="Arial"/>
          <w:sz w:val="22"/>
          <w:szCs w:val="22"/>
        </w:rPr>
        <w:t>fish.</w:t>
      </w:r>
    </w:p>
    <w:p w14:paraId="3CD7A411" w14:textId="77777777" w:rsidR="0004448E" w:rsidRPr="00890188" w:rsidRDefault="0004448E" w:rsidP="00D0661F">
      <w:pPr>
        <w:spacing w:line="480" w:lineRule="auto"/>
        <w:rPr>
          <w:rFonts w:ascii="Arial" w:eastAsiaTheme="minorEastAsia" w:hAnsi="Arial" w:cs="Arial"/>
          <w:sz w:val="22"/>
          <w:szCs w:val="22"/>
        </w:rPr>
      </w:pPr>
    </w:p>
    <w:p w14:paraId="6B78A525" w14:textId="21A8DC7C" w:rsidR="001079D1" w:rsidRPr="00890188" w:rsidRDefault="65A434D3" w:rsidP="00D0661F">
      <w:pPr>
        <w:spacing w:line="480" w:lineRule="auto"/>
        <w:rPr>
          <w:rFonts w:ascii="Arial" w:eastAsia="Calibri" w:hAnsi="Arial" w:cs="Arial"/>
          <w:sz w:val="22"/>
          <w:szCs w:val="22"/>
        </w:rPr>
      </w:pPr>
      <w:r w:rsidRPr="00890188">
        <w:rPr>
          <w:rFonts w:ascii="Arial" w:eastAsiaTheme="minorEastAsia" w:hAnsi="Arial" w:cs="Arial"/>
          <w:sz w:val="22"/>
          <w:szCs w:val="22"/>
        </w:rPr>
        <w:t xml:space="preserve">Next, we compared our results between the </w:t>
      </w:r>
      <w:r w:rsidR="001A5BC2">
        <w:rPr>
          <w:rFonts w:ascii="Arial" w:hAnsi="Arial" w:cs="Arial"/>
          <w:color w:val="000000"/>
          <w:sz w:val="22"/>
          <w:szCs w:val="22"/>
        </w:rPr>
        <w:t>129-</w:t>
      </w:r>
      <w:r w:rsidR="001A5BC2" w:rsidRPr="00D2200D">
        <w:rPr>
          <w:rFonts w:ascii="Arial" w:hAnsi="Arial"/>
          <w:color w:val="000000"/>
          <w:sz w:val="22"/>
        </w:rPr>
        <w:t xml:space="preserve"> and </w:t>
      </w:r>
      <w:r w:rsidR="001A5BC2">
        <w:rPr>
          <w:rFonts w:ascii="Arial" w:hAnsi="Arial" w:cs="Arial"/>
          <w:color w:val="000000"/>
          <w:sz w:val="22"/>
          <w:szCs w:val="22"/>
        </w:rPr>
        <w:t xml:space="preserve">214 </w:t>
      </w:r>
      <w:r w:rsidR="001A5BC2">
        <w:rPr>
          <w:rFonts w:ascii="Arial" w:eastAsia="Arial" w:hAnsi="Arial" w:cs="Arial"/>
          <w:color w:val="000000" w:themeColor="text1"/>
          <w:sz w:val="22"/>
          <w:szCs w:val="22"/>
        </w:rPr>
        <w:t>d</w:t>
      </w:r>
      <w:r w:rsidR="001A5BC2" w:rsidRPr="00890188">
        <w:rPr>
          <w:rFonts w:ascii="Arial" w:eastAsia="Arial" w:hAnsi="Arial" w:cs="Arial"/>
          <w:color w:val="000000" w:themeColor="text1"/>
          <w:sz w:val="22"/>
          <w:szCs w:val="22"/>
        </w:rPr>
        <w:t>pf</w:t>
      </w:r>
      <w:r w:rsidR="001A5BC2" w:rsidRPr="00D2200D">
        <w:rPr>
          <w:rFonts w:ascii="Arial" w:hAnsi="Arial"/>
          <w:color w:val="000000"/>
          <w:sz w:val="22"/>
        </w:rPr>
        <w:t xml:space="preserve"> </w:t>
      </w:r>
      <w:r w:rsidRPr="00890188">
        <w:rPr>
          <w:rFonts w:ascii="Arial" w:eastAsiaTheme="minorEastAsia" w:hAnsi="Arial" w:cs="Arial"/>
          <w:sz w:val="22"/>
          <w:szCs w:val="22"/>
        </w:rPr>
        <w:t>fish</w:t>
      </w:r>
      <w:r w:rsidRPr="00890188">
        <w:rPr>
          <w:rFonts w:ascii="Arial" w:hAnsi="Arial" w:cs="Arial"/>
          <w:sz w:val="22"/>
          <w:szCs w:val="22"/>
        </w:rPr>
        <w:t xml:space="preserve"> to determine how diet impacts the successional development of the gut microbiome.</w:t>
      </w:r>
      <w:r w:rsidRPr="00890188">
        <w:rPr>
          <w:rFonts w:ascii="Arial" w:eastAsiaTheme="minorEastAsia" w:hAnsi="Arial" w:cs="Arial"/>
          <w:sz w:val="22"/>
          <w:szCs w:val="22"/>
        </w:rPr>
        <w:t xml:space="preserve"> Linear regression revealed microbial gut alpha-diversity was significantly associated with the main effect of time (P &lt; 0.05;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for each diversity metric. However, we did not find a diet dependent effect on time for any alpha-diversity metric we assessed (</w:t>
      </w:r>
      <w:r w:rsidRPr="00890188">
        <w:rPr>
          <w:rFonts w:ascii="Arial" w:eastAsia="Calibri" w:hAnsi="Arial" w:cs="Arial"/>
          <w:sz w:val="22"/>
          <w:szCs w:val="22"/>
        </w:rPr>
        <w:t>P &gt; 0.05;</w:t>
      </w:r>
      <w:r w:rsidRPr="00890188">
        <w:rPr>
          <w:rFonts w:ascii="Arial" w:eastAsiaTheme="minorEastAsia" w:hAnsi="Arial" w:cs="Arial"/>
          <w:sz w:val="22"/>
          <w:szCs w:val="22"/>
        </w:rPr>
        <w:t xml:space="preserve">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xml:space="preserve">). </w:t>
      </w:r>
      <w:r w:rsidRPr="00890188">
        <w:rPr>
          <w:rFonts w:ascii="Arial" w:hAnsi="Arial" w:cs="Arial"/>
          <w:sz w:val="22"/>
          <w:szCs w:val="22"/>
        </w:rPr>
        <w:t xml:space="preserve">A post hoc Tukey test clarified that microbiome diversity was significantly different between </w:t>
      </w:r>
      <w:r w:rsidR="00003C69">
        <w:rPr>
          <w:rFonts w:ascii="Arial" w:hAnsi="Arial" w:cs="Arial"/>
          <w:sz w:val="22"/>
          <w:szCs w:val="22"/>
        </w:rPr>
        <w:t>129-</w:t>
      </w:r>
      <w:r w:rsidR="00003C69" w:rsidRPr="00890188">
        <w:rPr>
          <w:rFonts w:ascii="Arial" w:hAnsi="Arial" w:cs="Arial"/>
          <w:sz w:val="22"/>
          <w:szCs w:val="22"/>
        </w:rPr>
        <w:t xml:space="preserve"> </w:t>
      </w:r>
      <w:r w:rsidR="008C692A" w:rsidRPr="00890188">
        <w:rPr>
          <w:rFonts w:ascii="Arial" w:hAnsi="Arial" w:cs="Arial"/>
          <w:sz w:val="22"/>
          <w:szCs w:val="22"/>
        </w:rPr>
        <w:t xml:space="preserve">and </w:t>
      </w:r>
      <w:r w:rsidR="00003C69">
        <w:rPr>
          <w:rFonts w:ascii="Arial" w:eastAsiaTheme="minorEastAsia" w:hAnsi="Arial" w:cs="Arial"/>
          <w:sz w:val="22"/>
          <w:szCs w:val="22"/>
        </w:rPr>
        <w:t>214 dpf</w:t>
      </w:r>
      <w:r w:rsidR="00003C69" w:rsidRPr="00890188">
        <w:rPr>
          <w:rFonts w:ascii="Arial" w:eastAsiaTheme="minorEastAsia" w:hAnsi="Arial" w:cs="Arial"/>
          <w:sz w:val="22"/>
          <w:szCs w:val="22"/>
        </w:rPr>
        <w:t xml:space="preserve"> </w:t>
      </w:r>
      <w:r w:rsidRPr="00890188">
        <w:rPr>
          <w:rFonts w:ascii="Arial" w:hAnsi="Arial" w:cs="Arial"/>
          <w:sz w:val="22"/>
          <w:szCs w:val="22"/>
        </w:rPr>
        <w:t>Gemma- and ZIRC-diet fed fish as measured by the Shannon and Simpson’s alpha-diversity metrics (</w:t>
      </w:r>
      <w:r w:rsidRPr="00890188">
        <w:rPr>
          <w:rFonts w:ascii="Arial" w:eastAsia="Calibri" w:hAnsi="Arial" w:cs="Arial"/>
          <w:sz w:val="22"/>
          <w:szCs w:val="22"/>
        </w:rPr>
        <w:t xml:space="preserve">P &lt; 0.05; Figure 3C,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xml:space="preserve">), but we did not find a statistically significant association between </w:t>
      </w:r>
      <w:r w:rsidR="00003C69">
        <w:rPr>
          <w:rFonts w:ascii="Arial" w:hAnsi="Arial" w:cs="Arial"/>
          <w:sz w:val="22"/>
          <w:szCs w:val="22"/>
        </w:rPr>
        <w:t>129-</w:t>
      </w:r>
      <w:r w:rsidR="00003C69" w:rsidRPr="00890188">
        <w:rPr>
          <w:rFonts w:ascii="Arial" w:hAnsi="Arial" w:cs="Arial"/>
          <w:sz w:val="22"/>
          <w:szCs w:val="22"/>
        </w:rPr>
        <w:t xml:space="preserve"> and </w:t>
      </w:r>
      <w:r w:rsidR="00003C69">
        <w:rPr>
          <w:rFonts w:ascii="Arial" w:eastAsiaTheme="minorEastAsia" w:hAnsi="Arial" w:cs="Arial"/>
          <w:sz w:val="22"/>
          <w:szCs w:val="22"/>
        </w:rPr>
        <w:t>214 dpf</w:t>
      </w:r>
      <w:r w:rsidR="003415D7">
        <w:rPr>
          <w:rFonts w:ascii="Arial" w:eastAsiaTheme="minorEastAsia" w:hAnsi="Arial" w:cs="Arial"/>
          <w:sz w:val="22"/>
          <w:szCs w:val="22"/>
        </w:rPr>
        <w:t xml:space="preserve"> </w:t>
      </w:r>
      <w:r w:rsidRPr="00890188">
        <w:rPr>
          <w:rFonts w:ascii="Arial" w:hAnsi="Arial" w:cs="Arial"/>
          <w:sz w:val="22"/>
          <w:szCs w:val="22"/>
        </w:rPr>
        <w:t>Watts-diet fed fish with any alpha-diversity metric (</w:t>
      </w:r>
      <w:r w:rsidRPr="00890188">
        <w:rPr>
          <w:rFonts w:ascii="Arial" w:eastAsia="Calibri" w:hAnsi="Arial" w:cs="Arial"/>
          <w:sz w:val="22"/>
          <w:szCs w:val="22"/>
        </w:rPr>
        <w:t xml:space="preserve">P &gt; 0.05;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These results indicate that the alpha-diversity of the gut microbiome of Watts-diet fed fish were temporally stable, while Gemma- and ZIRC-diet fed fish diversified over time in diet-consistent ways.</w:t>
      </w:r>
      <w:r w:rsidRPr="00890188">
        <w:rPr>
          <w:rFonts w:ascii="Arial" w:eastAsia="Calibri" w:hAnsi="Arial" w:cs="Arial"/>
          <w:sz w:val="22"/>
          <w:szCs w:val="22"/>
        </w:rPr>
        <w:t xml:space="preserve"> </w:t>
      </w:r>
    </w:p>
    <w:p w14:paraId="3ED545DC" w14:textId="77777777" w:rsidR="001079D1" w:rsidRPr="00890188" w:rsidRDefault="001079D1" w:rsidP="00D0661F">
      <w:pPr>
        <w:spacing w:line="480" w:lineRule="auto"/>
        <w:rPr>
          <w:rFonts w:ascii="Arial" w:eastAsia="Calibri" w:hAnsi="Arial" w:cs="Arial"/>
          <w:sz w:val="22"/>
          <w:szCs w:val="22"/>
        </w:rPr>
      </w:pPr>
    </w:p>
    <w:p w14:paraId="0C924082" w14:textId="5E2213DC" w:rsidR="001079D1" w:rsidRPr="00890188" w:rsidRDefault="60BCF3F2" w:rsidP="00D0661F">
      <w:pPr>
        <w:spacing w:line="480" w:lineRule="auto"/>
        <w:rPr>
          <w:rFonts w:ascii="Arial" w:eastAsiaTheme="minorEastAsia" w:hAnsi="Arial" w:cs="Arial"/>
          <w:sz w:val="22"/>
          <w:szCs w:val="22"/>
        </w:rPr>
      </w:pPr>
      <w:r w:rsidRPr="00890188">
        <w:rPr>
          <w:rFonts w:ascii="Arial" w:eastAsia="Calibri" w:hAnsi="Arial" w:cs="Arial"/>
          <w:sz w:val="22"/>
          <w:szCs w:val="22"/>
        </w:rPr>
        <w:t xml:space="preserve">A PERMANOVA test of the </w:t>
      </w:r>
      <w:r w:rsidR="004857DC">
        <w:rPr>
          <w:rFonts w:ascii="Arial" w:hAnsi="Arial" w:cs="Arial"/>
          <w:sz w:val="22"/>
          <w:szCs w:val="22"/>
        </w:rPr>
        <w:t>129-</w:t>
      </w:r>
      <w:r w:rsidR="004857DC" w:rsidRPr="00890188">
        <w:rPr>
          <w:rFonts w:ascii="Arial" w:hAnsi="Arial" w:cs="Arial"/>
          <w:sz w:val="22"/>
          <w:szCs w:val="22"/>
        </w:rPr>
        <w:t xml:space="preserve"> and </w:t>
      </w:r>
      <w:r w:rsidR="004857DC">
        <w:rPr>
          <w:rFonts w:ascii="Arial" w:eastAsiaTheme="minorEastAsia" w:hAnsi="Arial" w:cs="Arial"/>
          <w:sz w:val="22"/>
          <w:szCs w:val="22"/>
        </w:rPr>
        <w:t>214 dpf</w:t>
      </w:r>
      <w:r w:rsidR="004857DC" w:rsidRPr="00890188">
        <w:rPr>
          <w:rFonts w:ascii="Arial" w:eastAsiaTheme="minorEastAsia" w:hAnsi="Arial" w:cs="Arial"/>
          <w:sz w:val="22"/>
          <w:szCs w:val="22"/>
        </w:rPr>
        <w:t xml:space="preserve"> </w:t>
      </w:r>
      <w:r w:rsidRPr="00890188">
        <w:rPr>
          <w:rFonts w:ascii="Arial" w:eastAsia="Calibri" w:hAnsi="Arial" w:cs="Arial"/>
          <w:sz w:val="22"/>
          <w:szCs w:val="22"/>
        </w:rPr>
        <w:t xml:space="preserve">samples using the Bray-Curtis dissimilarity metric revealed that community composition was best explained by diet (P &lt; 0.05; Figure </w:t>
      </w:r>
      <w:r w:rsidR="006D0E2E">
        <w:rPr>
          <w:rFonts w:ascii="Arial" w:eastAsia="Calibri" w:hAnsi="Arial" w:cs="Arial"/>
          <w:sz w:val="22"/>
          <w:szCs w:val="22"/>
        </w:rPr>
        <w:t>3D</w:t>
      </w:r>
      <w:r w:rsidRPr="00890188">
        <w:rPr>
          <w:rFonts w:ascii="Arial" w:eastAsia="Calibri" w:hAnsi="Arial" w:cs="Arial"/>
          <w:sz w:val="22"/>
          <w:szCs w:val="22"/>
        </w:rPr>
        <w:t>, Table S2.</w:t>
      </w:r>
      <w:r w:rsidR="00D47AAE" w:rsidRPr="00890188">
        <w:rPr>
          <w:rFonts w:ascii="Arial" w:eastAsia="Calibri" w:hAnsi="Arial" w:cs="Arial"/>
          <w:sz w:val="22"/>
          <w:szCs w:val="22"/>
        </w:rPr>
        <w:t>3</w:t>
      </w:r>
      <w:r w:rsidRPr="00890188">
        <w:rPr>
          <w:rFonts w:ascii="Arial" w:eastAsia="Calibri" w:hAnsi="Arial" w:cs="Arial"/>
          <w:sz w:val="22"/>
          <w:szCs w:val="22"/>
        </w:rPr>
        <w:t xml:space="preserve">.1), but an analysis using the Canberra measure found that variation in microbiome composition was best explained by time (P &lt; 0.05; </w:t>
      </w:r>
      <w:r w:rsidR="002A0DE2">
        <w:rPr>
          <w:rFonts w:ascii="Arial" w:eastAsia="Calibri" w:hAnsi="Arial" w:cs="Arial"/>
          <w:sz w:val="22"/>
          <w:szCs w:val="22"/>
        </w:rPr>
        <w:t>Figure</w:t>
      </w:r>
      <w:r w:rsidRPr="00890188">
        <w:rPr>
          <w:rFonts w:ascii="Arial" w:eastAsia="Calibri" w:hAnsi="Arial" w:cs="Arial"/>
          <w:sz w:val="22"/>
          <w:szCs w:val="22"/>
        </w:rPr>
        <w:t xml:space="preserve"> </w:t>
      </w:r>
      <w:r w:rsidR="006D0E2E">
        <w:rPr>
          <w:rFonts w:ascii="Arial" w:eastAsia="Calibri" w:hAnsi="Arial" w:cs="Arial"/>
          <w:sz w:val="22"/>
          <w:szCs w:val="22"/>
        </w:rPr>
        <w:t>3</w:t>
      </w:r>
      <w:r w:rsidR="009F7D0D">
        <w:rPr>
          <w:rFonts w:ascii="Arial" w:eastAsia="Calibri" w:hAnsi="Arial" w:cs="Arial"/>
          <w:sz w:val="22"/>
          <w:szCs w:val="22"/>
        </w:rPr>
        <w:t>E</w:t>
      </w:r>
      <w:r w:rsidRPr="00890188">
        <w:rPr>
          <w:rFonts w:ascii="Arial" w:eastAsia="Calibri" w:hAnsi="Arial" w:cs="Arial"/>
          <w:sz w:val="22"/>
          <w:szCs w:val="22"/>
        </w:rPr>
        <w:t>, Table S2.</w:t>
      </w:r>
      <w:r w:rsidR="00D47AAE" w:rsidRPr="00890188">
        <w:rPr>
          <w:rFonts w:ascii="Arial" w:eastAsia="Calibri" w:hAnsi="Arial" w:cs="Arial"/>
          <w:sz w:val="22"/>
          <w:szCs w:val="22"/>
        </w:rPr>
        <w:t>3</w:t>
      </w:r>
      <w:r w:rsidRPr="00890188">
        <w:rPr>
          <w:rFonts w:ascii="Arial" w:eastAsia="Calibri" w:hAnsi="Arial" w:cs="Arial"/>
          <w:sz w:val="22"/>
          <w:szCs w:val="22"/>
        </w:rPr>
        <w:t xml:space="preserve">.2). </w:t>
      </w:r>
      <w:r w:rsidRPr="00890188">
        <w:rPr>
          <w:rFonts w:ascii="Arial" w:eastAsiaTheme="minorEastAsia" w:hAnsi="Arial" w:cs="Arial"/>
          <w:sz w:val="22"/>
          <w:szCs w:val="22"/>
        </w:rPr>
        <w:t>Given how these metrics weigh the importance of abundant versus rarer taxa, respectively, these results indicate that abundant members of the microbiome community are more sensitive</w:t>
      </w:r>
      <w:r w:rsidR="009A28C2">
        <w:rPr>
          <w:rFonts w:ascii="Arial" w:eastAsiaTheme="minorEastAsia" w:hAnsi="Arial" w:cs="Arial"/>
          <w:sz w:val="22"/>
          <w:szCs w:val="22"/>
        </w:rPr>
        <w:t xml:space="preserve"> </w:t>
      </w:r>
      <w:del w:id="39" w:author="Sieler Jr, Michael James" w:date="2023-06-13T12:11:00Z">
        <w:r w:rsidRPr="00890188">
          <w:rPr>
            <w:rFonts w:ascii="Arial" w:eastAsiaTheme="minorEastAsia" w:hAnsi="Arial" w:cs="Arial"/>
            <w:sz w:val="22"/>
            <w:szCs w:val="22"/>
          </w:rPr>
          <w:delText>to the effects</w:delText>
        </w:r>
      </w:del>
      <w:ins w:id="40" w:author="Sieler Jr, Michael James" w:date="2023-06-13T12:11:00Z">
        <w:r w:rsidR="009A28C2">
          <w:rPr>
            <w:rFonts w:ascii="Arial" w:eastAsiaTheme="minorEastAsia" w:hAnsi="Arial" w:cs="Arial"/>
            <w:sz w:val="22"/>
            <w:szCs w:val="22"/>
          </w:rPr>
          <w:t>(i.e., exhibit greater amounts</w:t>
        </w:r>
      </w:ins>
      <w:r w:rsidR="009A28C2">
        <w:rPr>
          <w:rFonts w:ascii="Arial" w:eastAsiaTheme="minorEastAsia" w:hAnsi="Arial" w:cs="Arial"/>
          <w:sz w:val="22"/>
          <w:szCs w:val="22"/>
        </w:rPr>
        <w:t xml:space="preserve"> of </w:t>
      </w:r>
      <w:ins w:id="41" w:author="Sieler Jr, Michael James" w:date="2023-06-13T12:11:00Z">
        <w:r w:rsidR="009A28C2">
          <w:rPr>
            <w:rFonts w:ascii="Arial" w:eastAsiaTheme="minorEastAsia" w:hAnsi="Arial" w:cs="Arial"/>
            <w:sz w:val="22"/>
            <w:szCs w:val="22"/>
          </w:rPr>
          <w:t>change)</w:t>
        </w:r>
        <w:r w:rsidRPr="00890188">
          <w:rPr>
            <w:rFonts w:ascii="Arial" w:eastAsiaTheme="minorEastAsia" w:hAnsi="Arial" w:cs="Arial"/>
            <w:sz w:val="22"/>
            <w:szCs w:val="22"/>
          </w:rPr>
          <w:t xml:space="preserve"> to the effects of </w:t>
        </w:r>
      </w:ins>
      <w:r w:rsidRPr="00890188">
        <w:rPr>
          <w:rFonts w:ascii="Arial" w:eastAsiaTheme="minorEastAsia" w:hAnsi="Arial" w:cs="Arial"/>
          <w:sz w:val="22"/>
          <w:szCs w:val="22"/>
        </w:rPr>
        <w:t xml:space="preserve">diet, while rarer community members are sensitive to the effects of time. Moreover, we found beta-dispersion levels were significantly elevated between </w:t>
      </w:r>
      <w:r w:rsidR="004857DC">
        <w:rPr>
          <w:rFonts w:ascii="Arial" w:hAnsi="Arial" w:cs="Arial"/>
          <w:sz w:val="22"/>
          <w:szCs w:val="22"/>
        </w:rPr>
        <w:t>129-</w:t>
      </w:r>
      <w:r w:rsidR="004857DC" w:rsidRPr="00890188">
        <w:rPr>
          <w:rFonts w:ascii="Arial" w:hAnsi="Arial" w:cs="Arial"/>
          <w:sz w:val="22"/>
          <w:szCs w:val="22"/>
        </w:rPr>
        <w:t xml:space="preserve"> and </w:t>
      </w:r>
      <w:r w:rsidR="004857DC">
        <w:rPr>
          <w:rFonts w:ascii="Arial" w:eastAsiaTheme="minorEastAsia" w:hAnsi="Arial" w:cs="Arial"/>
          <w:sz w:val="22"/>
          <w:szCs w:val="22"/>
        </w:rPr>
        <w:t>214 dpf</w:t>
      </w:r>
      <w:r w:rsidR="004857DC" w:rsidRPr="00890188">
        <w:rPr>
          <w:rFonts w:ascii="Arial" w:eastAsiaTheme="minorEastAsia" w:hAnsi="Arial" w:cs="Arial"/>
          <w:sz w:val="22"/>
          <w:szCs w:val="22"/>
        </w:rPr>
        <w:t xml:space="preserve"> </w:t>
      </w:r>
      <w:r w:rsidRPr="00890188">
        <w:rPr>
          <w:rFonts w:ascii="Arial" w:eastAsiaTheme="minorEastAsia" w:hAnsi="Arial" w:cs="Arial"/>
          <w:sz w:val="22"/>
          <w:szCs w:val="22"/>
        </w:rPr>
        <w:t xml:space="preserve">Gemma-diet fish when considering the Bray-Curtis and </w:t>
      </w:r>
      <w:r w:rsidR="00753242">
        <w:rPr>
          <w:rFonts w:ascii="Arial" w:eastAsiaTheme="minorEastAsia" w:hAnsi="Arial" w:cs="Arial"/>
          <w:sz w:val="22"/>
          <w:szCs w:val="22"/>
        </w:rPr>
        <w:t>Sørensen</w:t>
      </w:r>
      <w:r w:rsidRPr="00890188">
        <w:rPr>
          <w:rFonts w:ascii="Arial" w:eastAsiaTheme="minorEastAsia" w:hAnsi="Arial" w:cs="Arial"/>
          <w:sz w:val="22"/>
          <w:szCs w:val="22"/>
        </w:rPr>
        <w:t xml:space="preserve"> metrics, in Watts-diet fed fish</w:t>
      </w:r>
      <w:r w:rsidRPr="00890188">
        <w:rPr>
          <w:rFonts w:ascii="Arial" w:eastAsia="Arial" w:hAnsi="Arial" w:cs="Arial"/>
          <w:sz w:val="22"/>
          <w:szCs w:val="22"/>
        </w:rPr>
        <w:t xml:space="preserve"> when </w:t>
      </w:r>
      <w:r w:rsidRPr="00890188">
        <w:rPr>
          <w:rFonts w:ascii="Arial" w:eastAsia="Arial" w:hAnsi="Arial" w:cs="Arial"/>
          <w:sz w:val="22"/>
          <w:szCs w:val="22"/>
        </w:rPr>
        <w:lastRenderedPageBreak/>
        <w:t xml:space="preserve">considering the Canberra and </w:t>
      </w:r>
      <w:r w:rsidR="00753242">
        <w:rPr>
          <w:rFonts w:ascii="Arial" w:eastAsia="Arial" w:hAnsi="Arial" w:cs="Arial"/>
          <w:sz w:val="22"/>
          <w:szCs w:val="22"/>
        </w:rPr>
        <w:t>Sørensen</w:t>
      </w:r>
      <w:r w:rsidRPr="00890188">
        <w:rPr>
          <w:rFonts w:ascii="Arial" w:eastAsia="Arial" w:hAnsi="Arial" w:cs="Arial"/>
          <w:sz w:val="22"/>
          <w:szCs w:val="22"/>
        </w:rPr>
        <w:t xml:space="preserve"> metrics, and in ZIRC-diet fed fish </w:t>
      </w:r>
      <w:r w:rsidRPr="00890188">
        <w:rPr>
          <w:rFonts w:ascii="Arial" w:eastAsiaTheme="minorEastAsia" w:hAnsi="Arial" w:cs="Arial"/>
          <w:sz w:val="22"/>
          <w:szCs w:val="22"/>
        </w:rPr>
        <w:t>across all three beta-diversity metrics (</w:t>
      </w:r>
      <w:r w:rsidRPr="00890188">
        <w:rPr>
          <w:rFonts w:ascii="Arial" w:eastAsia="Calibri" w:hAnsi="Arial" w:cs="Arial"/>
          <w:sz w:val="22"/>
          <w:szCs w:val="22"/>
        </w:rPr>
        <w:t>P &lt; 0.05; Table</w:t>
      </w:r>
      <w:r w:rsidRPr="00890188">
        <w:rPr>
          <w:rFonts w:ascii="Arial" w:eastAsiaTheme="minorEastAsia" w:hAnsi="Arial" w:cs="Arial"/>
          <w:sz w:val="22"/>
          <w:szCs w:val="22"/>
        </w:rPr>
        <w:t xml:space="preserve"> S2.</w:t>
      </w:r>
      <w:r w:rsidR="00D47AAE" w:rsidRPr="00890188">
        <w:rPr>
          <w:rFonts w:ascii="Arial" w:eastAsiaTheme="minorEastAsia" w:hAnsi="Arial" w:cs="Arial"/>
          <w:sz w:val="22"/>
          <w:szCs w:val="22"/>
        </w:rPr>
        <w:t>4</w:t>
      </w:r>
      <w:r w:rsidRPr="00890188">
        <w:rPr>
          <w:rFonts w:ascii="Arial" w:eastAsiaTheme="minorEastAsia" w:hAnsi="Arial" w:cs="Arial"/>
          <w:sz w:val="22"/>
          <w:szCs w:val="22"/>
        </w:rPr>
        <w:t>.1</w:t>
      </w:r>
      <w:r w:rsidR="00D47AAE" w:rsidRPr="00890188">
        <w:rPr>
          <w:rFonts w:ascii="Arial" w:eastAsiaTheme="minorEastAsia" w:hAnsi="Arial" w:cs="Arial"/>
          <w:sz w:val="22"/>
          <w:szCs w:val="22"/>
        </w:rPr>
        <w:t>-3</w:t>
      </w:r>
      <w:r w:rsidRPr="00890188">
        <w:rPr>
          <w:rFonts w:ascii="Arial" w:eastAsiaTheme="minorEastAsia" w:hAnsi="Arial" w:cs="Arial"/>
          <w:sz w:val="22"/>
          <w:szCs w:val="22"/>
        </w:rPr>
        <w:t xml:space="preserve">). These results indicate that abundant and rarer gut microbiome community members were differentially impacted by the effects of time depending on diet. Collectively, these results indicate that diet can have a substantial impact on how the gut microbiome successionally develops in zebrafish. </w:t>
      </w:r>
    </w:p>
    <w:p w14:paraId="52C9B7B2" w14:textId="77777777" w:rsidR="001079D1" w:rsidRPr="00890188" w:rsidRDefault="001079D1" w:rsidP="00D0661F">
      <w:pPr>
        <w:spacing w:line="480" w:lineRule="auto"/>
        <w:rPr>
          <w:rFonts w:ascii="Arial" w:eastAsiaTheme="minorEastAsia" w:hAnsi="Arial" w:cs="Arial"/>
          <w:sz w:val="22"/>
          <w:szCs w:val="22"/>
        </w:rPr>
      </w:pPr>
    </w:p>
    <w:p w14:paraId="1532B465" w14:textId="5C60BBC2" w:rsidR="00F46B92" w:rsidRPr="00890188" w:rsidRDefault="7D8B6349"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 xml:space="preserve">Differential abundance analysis revealed taxa that were significantly associated with the effects of time and diet </w:t>
      </w:r>
      <w:r w:rsidR="004B46AA">
        <w:rPr>
          <w:rFonts w:ascii="Arial" w:eastAsiaTheme="minorEastAsia" w:hAnsi="Arial" w:cs="Arial"/>
          <w:sz w:val="22"/>
          <w:szCs w:val="22"/>
        </w:rPr>
        <w:t xml:space="preserve">in </w:t>
      </w:r>
      <w:r w:rsidRPr="00890188">
        <w:rPr>
          <w:rFonts w:ascii="Arial" w:eastAsiaTheme="minorEastAsia" w:hAnsi="Arial" w:cs="Arial"/>
          <w:sz w:val="22"/>
          <w:szCs w:val="22"/>
        </w:rPr>
        <w:t xml:space="preserve">one of the </w:t>
      </w:r>
      <w:del w:id="42" w:author="Sieler Jr, Michael James" w:date="2023-06-13T12:11:00Z">
        <w:r w:rsidRPr="00890188">
          <w:rPr>
            <w:rFonts w:ascii="Arial" w:eastAsiaTheme="minorEastAsia" w:hAnsi="Arial" w:cs="Arial"/>
            <w:sz w:val="22"/>
            <w:szCs w:val="22"/>
          </w:rPr>
          <w:delText>diets</w:delText>
        </w:r>
      </w:del>
      <w:ins w:id="43" w:author="Sieler Jr, Michael James" w:date="2023-06-13T12:11:00Z">
        <w:r w:rsidRPr="00890188">
          <w:rPr>
            <w:rFonts w:ascii="Arial" w:eastAsiaTheme="minorEastAsia" w:hAnsi="Arial" w:cs="Arial"/>
            <w:sz w:val="22"/>
            <w:szCs w:val="22"/>
          </w:rPr>
          <w:t>diet</w:t>
        </w:r>
        <w:r w:rsidR="0060690B">
          <w:rPr>
            <w:rFonts w:ascii="Arial" w:eastAsiaTheme="minorEastAsia" w:hAnsi="Arial" w:cs="Arial"/>
            <w:sz w:val="22"/>
            <w:szCs w:val="22"/>
          </w:rPr>
          <w:t xml:space="preserve"> group</w:t>
        </w:r>
        <w:r w:rsidRPr="00890188">
          <w:rPr>
            <w:rFonts w:ascii="Arial" w:eastAsiaTheme="minorEastAsia" w:hAnsi="Arial" w:cs="Arial"/>
            <w:sz w:val="22"/>
            <w:szCs w:val="22"/>
          </w:rPr>
          <w:t>s</w:t>
        </w:r>
      </w:ins>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5.1</w:t>
      </w:r>
      <w:r w:rsidRPr="00890188">
        <w:rPr>
          <w:rFonts w:ascii="Arial" w:eastAsiaTheme="minorEastAsia" w:hAnsi="Arial" w:cs="Arial"/>
          <w:sz w:val="22"/>
          <w:szCs w:val="22"/>
        </w:rPr>
        <w:t>).</w:t>
      </w:r>
      <w:r w:rsidR="003415D7">
        <w:rPr>
          <w:rFonts w:ascii="Arial" w:eastAsiaTheme="minorEastAsia" w:hAnsi="Arial" w:cs="Arial"/>
          <w:sz w:val="22"/>
          <w:szCs w:val="22"/>
        </w:rPr>
        <w:t xml:space="preserve"> </w:t>
      </w:r>
      <w:r w:rsidRPr="00890188">
        <w:rPr>
          <w:rFonts w:ascii="Arial" w:eastAsiaTheme="minorEastAsia" w:hAnsi="Arial" w:cs="Arial"/>
          <w:sz w:val="22"/>
          <w:szCs w:val="22"/>
        </w:rPr>
        <w:t xml:space="preserve">Across all three diets, the taxa that were more abundant included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Macellibacteroides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and an unnamed genus in the </w:t>
      </w:r>
      <w:r w:rsidRPr="00890188">
        <w:rPr>
          <w:rFonts w:ascii="Arial" w:eastAsiaTheme="minorEastAsia" w:hAnsi="Arial" w:cs="Arial"/>
          <w:i/>
          <w:iCs/>
          <w:sz w:val="22"/>
          <w:szCs w:val="22"/>
        </w:rPr>
        <w:t>Barnesiellaceae</w:t>
      </w:r>
      <w:r w:rsidRPr="00890188">
        <w:rPr>
          <w:rFonts w:ascii="Arial" w:eastAsiaTheme="minorEastAsia" w:hAnsi="Arial" w:cs="Arial"/>
          <w:sz w:val="22"/>
          <w:szCs w:val="22"/>
        </w:rPr>
        <w:t xml:space="preserve"> family </w:t>
      </w:r>
      <w:r w:rsidR="008B7D65" w:rsidRPr="00890188">
        <w:rPr>
          <w:rFonts w:ascii="Arial" w:eastAsiaTheme="minorEastAsia" w:hAnsi="Arial" w:cs="Arial"/>
          <w:sz w:val="22"/>
          <w:szCs w:val="22"/>
        </w:rPr>
        <w:t>were,</w:t>
      </w:r>
      <w:r w:rsidRPr="00890188">
        <w:rPr>
          <w:rFonts w:ascii="Arial" w:eastAsiaTheme="minorEastAsia" w:hAnsi="Arial" w:cs="Arial"/>
          <w:sz w:val="22"/>
          <w:szCs w:val="22"/>
        </w:rPr>
        <w:t xml:space="preserve"> while taxa that were less abundant included </w:t>
      </w:r>
      <w:r w:rsidRPr="00890188">
        <w:rPr>
          <w:rFonts w:ascii="Arial" w:eastAsiaTheme="minorEastAsia" w:hAnsi="Arial" w:cs="Arial"/>
          <w:i/>
          <w:iCs/>
          <w:sz w:val="22"/>
          <w:szCs w:val="22"/>
        </w:rPr>
        <w:t>Phreatobacter</w:t>
      </w:r>
      <w:r w:rsidRPr="00890188">
        <w:rPr>
          <w:rFonts w:ascii="Arial" w:eastAsiaTheme="minorEastAsia" w:hAnsi="Arial" w:cs="Arial"/>
          <w:sz w:val="22"/>
          <w:szCs w:val="22"/>
        </w:rPr>
        <w:t xml:space="preserve"> and </w:t>
      </w:r>
      <w:r w:rsidRPr="00D2200D">
        <w:rPr>
          <w:rFonts w:ascii="Arial" w:eastAsiaTheme="minorEastAsia" w:hAnsi="Arial" w:cs="Arial"/>
          <w:i/>
          <w:iCs/>
          <w:sz w:val="22"/>
          <w:szCs w:val="22"/>
        </w:rPr>
        <w:t>Flavobacterium</w:t>
      </w:r>
      <w:r w:rsidRPr="00890188">
        <w:rPr>
          <w:rFonts w:ascii="Arial" w:eastAsiaTheme="minorEastAsia" w:hAnsi="Arial" w:cs="Arial"/>
          <w:sz w:val="22"/>
          <w:szCs w:val="22"/>
        </w:rPr>
        <w:t>. These results indicate that irrespective of diet, the abundances of taxa change over the course of zebrafish development. We also measured how taxon abundance changed over time within each diet (Figure S2.</w:t>
      </w:r>
      <w:r w:rsidR="00D47AAE" w:rsidRPr="00890188">
        <w:rPr>
          <w:rFonts w:ascii="Arial" w:eastAsiaTheme="minorEastAsia" w:hAnsi="Arial" w:cs="Arial"/>
          <w:sz w:val="22"/>
          <w:szCs w:val="22"/>
        </w:rPr>
        <w:t>5.2-4</w:t>
      </w:r>
      <w:r w:rsidRPr="00890188">
        <w:rPr>
          <w:rFonts w:ascii="Arial" w:eastAsiaTheme="minorEastAsia" w:hAnsi="Arial" w:cs="Arial"/>
          <w:sz w:val="22"/>
          <w:szCs w:val="22"/>
        </w:rPr>
        <w:t xml:space="preserve">6.2.5). The Gemma-diet fed fish uniquely enriched for </w:t>
      </w:r>
      <w:r w:rsidRPr="00890188">
        <w:rPr>
          <w:rFonts w:ascii="Arial" w:eastAsiaTheme="minorEastAsia" w:hAnsi="Arial" w:cs="Arial"/>
          <w:i/>
          <w:iCs/>
          <w:sz w:val="22"/>
          <w:szCs w:val="22"/>
        </w:rPr>
        <w:t>Exiguobacterium</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5.2</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Exiguobacterium</w:t>
      </w:r>
      <w:r w:rsidRPr="00890188">
        <w:rPr>
          <w:rFonts w:ascii="Arial" w:eastAsiaTheme="minorEastAsia" w:hAnsi="Arial" w:cs="Arial"/>
          <w:sz w:val="22"/>
          <w:szCs w:val="22"/>
        </w:rPr>
        <w:t xml:space="preserve"> are gram-positive facultative anaerobes in the phylum Bacillota, and are linked to fatty acid metabolism in zebrafish </w:t>
      </w:r>
      <w:r w:rsidR="190B05CD" w:rsidRPr="00890188">
        <w:rPr>
          <w:rFonts w:ascii="Arial" w:eastAsiaTheme="minorEastAsia" w:hAnsi="Arial" w:cs="Arial"/>
          <w:sz w:val="22"/>
          <w:szCs w:val="22"/>
        </w:rPr>
        <w:fldChar w:fldCharType="begin"/>
      </w:r>
      <w:r w:rsidR="00D0661F">
        <w:rPr>
          <w:rFonts w:ascii="Arial" w:eastAsiaTheme="minorEastAsia" w:hAnsi="Arial" w:cs="Arial"/>
          <w:sz w:val="22"/>
          <w:szCs w:val="22"/>
        </w:rPr>
        <w:instrText xml:space="preserve"> ADDIN ZOTERO_ITEM CSL_CITATION {"citationID":"TzDOmIlD","properties":{"formattedCitation":"[20, 21]","plainCitation":"[20, 21]","noteIndex":0},"citationItems":[{"id":6097,"uris":["http://zotero.org/users/5603014/items/TAI24MQE"],"itemData":{"id":6097,"type":"article-journal","abstract":"Regulation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F."}],"issued":{"date-parts":[["2012",9,13]]},"citation-key":"semova2012"}},{"id":6255,"uris":["http://zotero.org/users/5603014/items/E8CW97SC"],"itemData":{"id":6255,"type":"article-journal","abstract":"Bacteria of the genus Exiguobacterium are low G + C, Gram-positive facultative anaerobes that have been repeatedly isolated from ancient Siberian permafrost. In addition, Exiguobacterium spp. have been isolated from markedly diverse sources, including Greenland glacial ice, hot springs at Yellowstone National Park, the rhizosphere of plants, and the environment of food processing plants. Strains of this hereto little known bacterium that have been retrieved from such different (and often extreme) environments are worthy of attention as they are likely to be specifically adapted to such environments and to carry variations in the genome which may correspond to psychrophilic and thermophilic adaptations. However, comparative genomic investigations of Exiguobacterium spp. from different sources have been limited. In this study, we employed different molecular approaches for the comparative analysis of 24 isolates from markedly diverse environments including ancient Siberian permafrost and hot springs at Yellowstone National Park. Pulsed-field gel electrophoresis (PFGE) with I-CeuI (an intron-encoded endonuclease), AscI and NotI were optimized for the determination of genomic fingerprints of nuclease-producing isolates. The application of a DNA macroarray for 82 putative stress-response genes yielded strain-specific hybridization profiles. Cluster analyses of 16S rRNA gene sequence data, PFGE I-CeuI restriction patterns and hybridization profiles suggested that Exiguobacterium strains formed two distinct divisions that generally agreed with temperature ranges for growth. With few exceptions (e.g., Greenland ice isolate GIC31), psychrotrophic and thermophilic isolates belonged to different divisions.","container-title":"Extremophiles","DOI":"10.1007/s00792-009-0243-5","ISSN":"1433-4909","issue":"3","journalAbbreviation":"Extremophiles","language":"en","page":"541-555","source":"Springer Link","title":"The Exiguobacterium genus: biodiversity and biogeography","title-short":"The Exiguobacterium genus","volume":"13","author":[{"family":"Vishnivetskaya","given":"Tatiana A."},{"family":"Kathariou","given":"Sophia"},{"family":"Tiedje","given":"James M."}],"issued":{"date-parts":[["2009",5,1]]},"citation-key":"vishnivetskaya2009"}}],"schema":"https://github.com/citation-style-language/schema/raw/master/csl-citation.json"} </w:instrText>
      </w:r>
      <w:r w:rsidR="190B05CD" w:rsidRPr="00890188">
        <w:rPr>
          <w:rFonts w:ascii="Arial" w:eastAsiaTheme="minorEastAsia" w:hAnsi="Arial" w:cs="Arial"/>
          <w:sz w:val="22"/>
          <w:szCs w:val="22"/>
        </w:rPr>
        <w:fldChar w:fldCharType="separate"/>
      </w:r>
      <w:r w:rsidR="00F60CEF">
        <w:rPr>
          <w:rFonts w:ascii="Arial" w:hAnsi="Arial" w:cs="Arial"/>
          <w:sz w:val="22"/>
          <w:szCs w:val="22"/>
        </w:rPr>
        <w:t>[20, 21]</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Watts-diet fed fish were uniquely depleted of </w:t>
      </w:r>
      <w:r w:rsidRPr="00890188">
        <w:rPr>
          <w:rFonts w:ascii="Arial" w:eastAsiaTheme="minorEastAsia" w:hAnsi="Arial" w:cs="Arial"/>
          <w:i/>
          <w:iCs/>
          <w:sz w:val="22"/>
          <w:szCs w:val="22"/>
        </w:rPr>
        <w:t>Gemmobacter</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5.3</w:t>
      </w:r>
      <w:r w:rsidRPr="00890188">
        <w:rPr>
          <w:rFonts w:ascii="Arial" w:eastAsiaTheme="minorEastAsia" w:hAnsi="Arial" w:cs="Arial"/>
          <w:sz w:val="22"/>
          <w:szCs w:val="22"/>
        </w:rPr>
        <w:t xml:space="preserve">). Previous work has found that </w:t>
      </w:r>
      <w:r w:rsidRPr="00890188">
        <w:rPr>
          <w:rFonts w:ascii="Arial" w:eastAsiaTheme="minorEastAsia" w:hAnsi="Arial" w:cs="Arial"/>
          <w:i/>
          <w:iCs/>
          <w:sz w:val="22"/>
          <w:szCs w:val="22"/>
        </w:rPr>
        <w:t>Gemmobacter</w:t>
      </w:r>
      <w:r w:rsidR="003415D7">
        <w:rPr>
          <w:rFonts w:ascii="Arial" w:eastAsiaTheme="minorEastAsia" w:hAnsi="Arial" w:cs="Arial"/>
          <w:sz w:val="22"/>
          <w:szCs w:val="22"/>
        </w:rPr>
        <w:t xml:space="preserve"> </w:t>
      </w:r>
      <w:r w:rsidRPr="00890188">
        <w:rPr>
          <w:rFonts w:ascii="Arial" w:eastAsiaTheme="minorEastAsia" w:hAnsi="Arial" w:cs="Arial"/>
          <w:sz w:val="22"/>
          <w:szCs w:val="22"/>
        </w:rPr>
        <w:t>has a positive association with parasite exposure in infected zebrafish</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{"citationID":"btqg6499","properties":{"formattedCitation":"[22, 23]","plainCitation":"[22, 23]","noteIndex":0},"citationItems":[{"id":15,"uris":["http://zotero.org/users/5603014/items/2Z79FQGP"],"itemData":{"id":15,"type":"article-journal","abstract":"Helminth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J."}],"issued":{"date-parts":[["2019",1,24]]},"citation-key":"gaulke2019"}},{"id":6257,"uris":["http://zotero.org/users/5603014/items/NN4DE38Z"],"itemData":{"id":6257,"type":"article","abstract":"Understanding how microbes interact with each other is key to revealing the underlying role that microorganisms play in the host or environment and to identifying microorganisms as an agent that can potentially alter the host or environment. For example, understanding how the microbial interactions associate with parasitic infection can help resolve potential drug or diagnostic test for parasitic infection. To unravel the microbial interactions, existing tools often rely on graphical models to infer the conditional dependence of microbial abundances to represent their interactions. However, current methods do not simultaneously account for the discreteness, compositionality, and heterogeneity inherent to microbiome data. Thus, we build a new approach called \"compositional graphical lasso\" upon existing tools by incorporating the above characteristics into the graphical model explicitly. We illustrate the advantage of compositional graphical lasso over current methods under a variety of simulation scenarios and on a benchmark study, the Tara Oceans Project. Moreover, we present our results from the analysis of a dataset from the Zebrafish Parasite Infection Study. Our approach identifies changes in interaction degree between infected and uninfected individuals for three taxa, Photobacterium, Gemmobacter, and Paucibacter, which are inversely predicted by other methods. Further investigation of these method-specific taxa interaction changes reveals their biological plausibility. In particular, we speculate on the potential pathobiotic roles of Photobacterium and Gemmobacter in the zebrafish gut, and the potential probiotic role of Paucibacter. Collectively, our analyses demonstrate that compositional graphical lasso provides a powerful means of accurately resolving interactions between microbiota and can thus drive novel biological discovery.","DOI":"10.48550/arXiv.2207.00984","note":"arXiv:2207.00984 [stat]","number":"arXiv:2207.00984","publisher":"arXiv","source":"arXiv.org","title":"Compositional Graphical Lasso Resolves the Impact of Parasitic Infection on Gut Microbial Interaction Networks in a Zebrafish Model","URL":"http://arxiv.org/abs/2207.00984","author":[{"family":"Tian","given":"Chuan"},{"family":"Jiang","given":"Duo"},{"family":"Hammer","given":"Austin"},{"family":"Sharpton","given":"Thomas"},{"family":"Jiang","given":"Yuan"}],"accessed":{"date-parts":[["2022",11,3]]},"issued":{"date-parts":[["2022",7,3]]},"citation-key":"tian2022"}}],"schema":"https://github.com/citation-style-language/schema/raw/master/csl-citation.json"} </w:instrText>
      </w:r>
      <w:r w:rsidR="190B05CD" w:rsidRPr="00890188">
        <w:rPr>
          <w:rFonts w:ascii="Arial" w:eastAsiaTheme="minorEastAsia" w:hAnsi="Arial" w:cs="Arial"/>
          <w:sz w:val="22"/>
          <w:szCs w:val="22"/>
        </w:rPr>
        <w:fldChar w:fldCharType="separate"/>
      </w:r>
      <w:r w:rsidR="00F60CEF">
        <w:rPr>
          <w:rFonts w:ascii="Arial" w:hAnsi="Arial" w:cs="Arial"/>
          <w:sz w:val="22"/>
          <w:szCs w:val="22"/>
        </w:rPr>
        <w:t>[22, 23]</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ZIRC-diet fed fish were uniquely enriched for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Haliscomenobacter</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5.4</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is a common member of the gut microbiome and associated with fatty acid metabolism in zebrafish</w:t>
      </w:r>
      <w:r w:rsidR="190B05CD" w:rsidRPr="00890188">
        <w:rPr>
          <w:rFonts w:ascii="Arial" w:eastAsiaTheme="minorEastAsia" w:hAnsi="Arial" w:cs="Arial"/>
          <w:sz w:val="22"/>
          <w:szCs w:val="22"/>
        </w:rPr>
        <w:fldChar w:fldCharType="begin"/>
      </w:r>
      <w:r w:rsidR="00D0661F">
        <w:rPr>
          <w:rFonts w:ascii="Arial" w:eastAsiaTheme="minorEastAsia" w:hAnsi="Arial" w:cs="Arial"/>
          <w:sz w:val="22"/>
          <w:szCs w:val="22"/>
        </w:rPr>
        <w:instrText xml:space="preserve"> ADDIN ZOTERO_ITEM CSL_CITATION {"citationID":"QS9RqWGU","properties":{"formattedCitation":"[20]","plainCitation":"[20]","noteIndex":0},"citationItems":[{"id":6097,"uris":["http://zotero.org/users/5603014/items/TAI24MQE"],"itemData":{"id":6097,"type":"article-journal","abstract":"Regulation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F."}],"issued":{"date-parts":[["2012",9,13]]},"citation-key":"semova2012"}}],"schema":"https://github.com/citation-style-language/schema/raw/master/csl-citation.json"} </w:instrText>
      </w:r>
      <w:r w:rsidR="190B05CD" w:rsidRPr="00890188">
        <w:rPr>
          <w:rFonts w:ascii="Arial" w:eastAsiaTheme="minorEastAsia" w:hAnsi="Arial" w:cs="Arial"/>
          <w:sz w:val="22"/>
          <w:szCs w:val="22"/>
        </w:rPr>
        <w:fldChar w:fldCharType="separate"/>
      </w:r>
      <w:r w:rsidR="00F60CEF">
        <w:rPr>
          <w:rFonts w:ascii="Arial" w:hAnsi="Arial" w:cs="Arial"/>
          <w:sz w:val="22"/>
          <w:szCs w:val="22"/>
        </w:rPr>
        <w:t>[20]</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Less is known about the </w:t>
      </w:r>
      <w:r w:rsidRPr="00890188">
        <w:rPr>
          <w:rFonts w:ascii="Arial" w:eastAsiaTheme="minorEastAsia" w:hAnsi="Arial" w:cs="Arial"/>
          <w:i/>
          <w:iCs/>
          <w:sz w:val="22"/>
          <w:szCs w:val="22"/>
        </w:rPr>
        <w:t>Haliscomenobacter</w:t>
      </w:r>
      <w:r w:rsidRPr="00890188">
        <w:rPr>
          <w:rFonts w:ascii="Arial" w:eastAsiaTheme="minorEastAsia" w:hAnsi="Arial" w:cs="Arial"/>
          <w:sz w:val="22"/>
          <w:szCs w:val="22"/>
        </w:rPr>
        <w:t xml:space="preserve"> genus, but an analysis of its genome revealed it is an aerobic chemoorganotroph found in aquatic systems </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{"citationID":"VzyTuSau","properties":{"formattedCitation":"[24]","plainCitation":"[24]","noteIndex":0},"citationItems":[{"id":6260,"uris":["http://zotero.org/users/5603014/items/ZBGUUSHX"],"itemData":{"id":6260,"type":"article-journal","abstract":"Haliscomenobacter hydrossis van Veen et al. 1973 is the type species of the genus Haliscomenobacter, which belongs to order \"Sphingobacteriales\". The species is of interest because of its isolated phylogenetic location in the tree of life, especially the so far genomically uncharted part of it, and because the organism grows in a thin, hardly visible hyaline sheath. Members of the species were isolated from fresh water of lakes and from ditch water. The genome of H. hydrossis is the first completed genome sequence reported from a member of the family \"Saprospiraceae\". The 8,771,651 bp long genome with its three plasmids of 92 kbp, 144 kbp and 164 kbp length contains 6,848 protein-coding and 60 RNA genes, and is a part of the  Genomic  Encyclopedia of  Bacteria and  Archaea  project.","container-title":"Standards in Genomic Sciences","DOI":"10.4056/sigs.1964579","ISSN":"1944-3277","issue":"3","language":"En","license":"2011 Daligault et al.","note":"number: 3\npublisher: Michigan State University","page":"352","source":"standardsingenomics.org","title":"Complete genome sequence of Haliscomenobacter hydrossis type strain (OT)","volume":"4","author":[{"family":"Daligault","given":"Hajnalka"},{"family":"Lapidus","given":"Alla"},{"family":"Zeytun","given":"Ahmet"},{"family":"Nolan","given":"Matt"},{"family":"Lucas","given":"Susan"},{"family":"Rio","given":"Tijana Glavina Del"},{"family":"Tice","given":"Hope"},{"family":"Cheng","given":"Jan-Fang"},{"family":"Tapia","given":"Roxanne"},{"family":"Han","given":"Cliff"},{"family":"Goodwin","given":"Lynne"},{"family":"Pitluck","given":"Sam"},{"family":"Liolios","given":"Konstantinos"},{"family":"Pagani","given":"Ioanna"},{"family":"Ivanova","given":"Natalia"},{"family":"Huntemann","given":"Marcel"},{"family":"Mavromatis","given":"Konstantinos"},{"family":"Mikhailova","given":"Natalia"},{"family":"Pati","given":"Amrita"},{"family":"Chen","given":"Amy"},{"family":"Palaniappan","given":"Krishna"},{"family":"Land","given":"Miriam"},{"family":"Hauser","given":"Loren"},{"family":"Brambilla","given":"Evelyne-Marie"},{"family":"Rohde","given":"Manfred"},{"family":"Verbarg","given":"Susanne"},{"family":"Göker","given":"Markus"},{"family":"Bristow","given":"James"},{"family":"Eisen","given":"Jonathan A."},{"family":"Markowitz","given":"Victor"},{"family":"Hugenholtz","given":"Philip"},{"family":"Kyrpides","given":"Nikos C."},{"family":"Klenk","given":"Hans-Peter"},{"family":"Woyke","given":"Tanja"}],"issued":{"date-parts":[["2011",7,1]]},"citation-key":"daligault2011"}}],"schema":"https://github.com/citation-style-language/schema/raw/master/csl-citation.json"} </w:instrText>
      </w:r>
      <w:r w:rsidR="190B05CD" w:rsidRPr="00890188">
        <w:rPr>
          <w:rFonts w:ascii="Arial" w:eastAsiaTheme="minorEastAsia" w:hAnsi="Arial" w:cs="Arial"/>
          <w:sz w:val="22"/>
          <w:szCs w:val="22"/>
        </w:rPr>
        <w:fldChar w:fldCharType="separate"/>
      </w:r>
      <w:r w:rsidR="00F60CEF">
        <w:rPr>
          <w:rFonts w:ascii="Arial" w:hAnsi="Arial" w:cs="Arial"/>
          <w:sz w:val="22"/>
          <w:szCs w:val="22"/>
        </w:rPr>
        <w:t>[24]</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Together, these results indicate that particular members of the gut microbiome associate with diet and zebrafish development. </w:t>
      </w:r>
    </w:p>
    <w:p w14:paraId="18763BDD" w14:textId="77777777" w:rsidR="00BA3A05" w:rsidRPr="00890188" w:rsidRDefault="00BA3A05" w:rsidP="00D0661F">
      <w:pPr>
        <w:spacing w:line="480" w:lineRule="auto"/>
        <w:rPr>
          <w:rFonts w:ascii="Arial" w:hAnsi="Arial" w:cs="Arial"/>
          <w:sz w:val="22"/>
          <w:szCs w:val="22"/>
        </w:rPr>
      </w:pPr>
    </w:p>
    <w:p w14:paraId="250EB785" w14:textId="77777777" w:rsidR="00940DFC" w:rsidRPr="00890188" w:rsidRDefault="6F37E644" w:rsidP="00D0661F">
      <w:pPr>
        <w:spacing w:line="480" w:lineRule="auto"/>
        <w:rPr>
          <w:del w:id="44" w:author="Sieler Jr, Michael James" w:date="2023-06-13T12:11:00Z"/>
          <w:rFonts w:ascii="Arial" w:eastAsia="Calibri" w:hAnsi="Arial" w:cs="Arial"/>
          <w:sz w:val="22"/>
          <w:szCs w:val="22"/>
        </w:rPr>
        <w:sectPr w:rsidR="00940DFC" w:rsidRPr="00890188" w:rsidSect="00061986">
          <w:pgSz w:w="12240" w:h="15840"/>
          <w:pgMar w:top="720" w:right="720" w:bottom="720" w:left="720" w:header="720" w:footer="720" w:gutter="0"/>
          <w:lnNumType w:countBy="1" w:restart="continuous"/>
          <w:cols w:space="720"/>
          <w:docGrid w:linePitch="360"/>
        </w:sectPr>
      </w:pPr>
      <w:r w:rsidRPr="00890188">
        <w:rPr>
          <w:rFonts w:ascii="Arial" w:hAnsi="Arial" w:cs="Arial"/>
          <w:color w:val="000000" w:themeColor="text1"/>
          <w:sz w:val="22"/>
          <w:szCs w:val="22"/>
        </w:rPr>
        <w:t xml:space="preserve">To determine if </w:t>
      </w:r>
      <w:r w:rsidR="00897FD8" w:rsidRPr="00890188">
        <w:rPr>
          <w:rFonts w:ascii="Arial" w:hAnsi="Arial" w:cs="Arial"/>
          <w:color w:val="000000" w:themeColor="text1"/>
          <w:sz w:val="22"/>
          <w:szCs w:val="22"/>
        </w:rPr>
        <w:t xml:space="preserve">fish size </w:t>
      </w:r>
      <w:r w:rsidRPr="00890188">
        <w:rPr>
          <w:rFonts w:ascii="Arial" w:hAnsi="Arial" w:cs="Arial"/>
          <w:color w:val="000000" w:themeColor="text1"/>
          <w:sz w:val="22"/>
          <w:szCs w:val="22"/>
        </w:rPr>
        <w:t>associated with diet across zebrafish development, we used Wilcoxon Signed-Ranks Tests to identify parameters that best explained the variation in body condition score</w:t>
      </w:r>
      <w:r w:rsidR="005F6757" w:rsidRPr="00890188">
        <w:rPr>
          <w:rFonts w:ascii="Arial" w:hAnsi="Arial" w:cs="Arial"/>
          <w:color w:val="000000" w:themeColor="text1"/>
          <w:sz w:val="22"/>
          <w:szCs w:val="22"/>
        </w:rPr>
        <w:t xml:space="preserve"> (BCS) </w:t>
      </w:r>
      <w:r w:rsidRPr="00890188">
        <w:rPr>
          <w:rFonts w:ascii="Arial" w:hAnsi="Arial" w:cs="Arial"/>
          <w:color w:val="000000" w:themeColor="text1"/>
          <w:sz w:val="22"/>
          <w:szCs w:val="22"/>
        </w:rPr>
        <w:t xml:space="preserve">between </w:t>
      </w:r>
      <w:r w:rsidR="004857DC">
        <w:rPr>
          <w:rFonts w:ascii="Arial" w:hAnsi="Arial" w:cs="Arial"/>
          <w:sz w:val="22"/>
          <w:szCs w:val="22"/>
        </w:rPr>
        <w:t>129</w:t>
      </w:r>
      <w:r w:rsidR="004857DC" w:rsidRPr="00D2200D">
        <w:rPr>
          <w:rFonts w:ascii="Arial" w:hAnsi="Arial"/>
          <w:sz w:val="22"/>
        </w:rPr>
        <w:t xml:space="preserve">- and </w:t>
      </w:r>
      <w:r w:rsidR="004857DC">
        <w:rPr>
          <w:rFonts w:ascii="Arial" w:eastAsiaTheme="minorEastAsia" w:hAnsi="Arial" w:cs="Arial"/>
          <w:sz w:val="22"/>
          <w:szCs w:val="22"/>
        </w:rPr>
        <w:t>214 dpf</w:t>
      </w:r>
      <w:r w:rsidR="004857DC" w:rsidRPr="00D2200D">
        <w:rPr>
          <w:rFonts w:ascii="Arial" w:eastAsiaTheme="minorEastAsia" w:hAnsi="Arial"/>
          <w:sz w:val="22"/>
        </w:rPr>
        <w:t xml:space="preserve"> </w:t>
      </w:r>
      <w:r w:rsidRPr="00890188">
        <w:rPr>
          <w:rFonts w:ascii="Arial" w:hAnsi="Arial" w:cs="Arial"/>
          <w:color w:val="000000" w:themeColor="text1"/>
          <w:sz w:val="22"/>
          <w:szCs w:val="22"/>
        </w:rPr>
        <w:t xml:space="preserve">fish. At </w:t>
      </w:r>
      <w:r w:rsidR="004857DC">
        <w:rPr>
          <w:rFonts w:ascii="Arial" w:hAnsi="Arial" w:cs="Arial"/>
          <w:color w:val="000000" w:themeColor="text1"/>
          <w:sz w:val="22"/>
          <w:szCs w:val="22"/>
        </w:rPr>
        <w:t>129 dpf</w:t>
      </w:r>
      <w:r w:rsidRPr="00890188">
        <w:rPr>
          <w:rFonts w:ascii="Arial" w:hAnsi="Arial" w:cs="Arial"/>
          <w:color w:val="000000" w:themeColor="text1"/>
          <w:sz w:val="22"/>
          <w:szCs w:val="22"/>
        </w:rPr>
        <w:t xml:space="preserve">, the </w:t>
      </w:r>
      <w:r w:rsidR="00C15BE0" w:rsidRPr="00890188">
        <w:rPr>
          <w:rFonts w:ascii="Arial" w:hAnsi="Arial" w:cs="Arial"/>
          <w:color w:val="000000" w:themeColor="text1"/>
          <w:sz w:val="22"/>
          <w:szCs w:val="22"/>
        </w:rPr>
        <w:t>BCS</w:t>
      </w:r>
      <w:r w:rsidR="005F6757" w:rsidRPr="00890188">
        <w:rPr>
          <w:rFonts w:ascii="Arial" w:hAnsi="Arial" w:cs="Arial"/>
          <w:color w:val="000000" w:themeColor="text1"/>
          <w:sz w:val="22"/>
          <w:szCs w:val="22"/>
        </w:rPr>
        <w:t xml:space="preserve"> </w:t>
      </w:r>
      <w:r w:rsidRPr="00890188">
        <w:rPr>
          <w:rFonts w:ascii="Arial" w:hAnsi="Arial" w:cs="Arial"/>
          <w:color w:val="000000" w:themeColor="text1"/>
          <w:sz w:val="22"/>
          <w:szCs w:val="22"/>
        </w:rPr>
        <w:t>significantly differed between fish fed different diets</w:t>
      </w:r>
      <w:r w:rsidR="009A1CCC">
        <w:rPr>
          <w:rFonts w:ascii="Arial" w:hAnsi="Arial" w:cs="Arial"/>
          <w:color w:val="000000" w:themeColor="text1"/>
          <w:sz w:val="22"/>
          <w:szCs w:val="22"/>
        </w:rPr>
        <w:t xml:space="preserve"> </w:t>
      </w:r>
      <w:r w:rsidR="009A1CCC" w:rsidRPr="00890188">
        <w:rPr>
          <w:rFonts w:ascii="Arial" w:hAnsi="Arial" w:cs="Arial"/>
          <w:sz w:val="22"/>
          <w:szCs w:val="22"/>
        </w:rPr>
        <w:t>(</w:t>
      </w:r>
      <w:r w:rsidR="009A1CCC" w:rsidRPr="00890188">
        <w:rPr>
          <w:rFonts w:ascii="Arial" w:eastAsia="Calibri" w:hAnsi="Arial" w:cs="Arial"/>
          <w:sz w:val="22"/>
          <w:szCs w:val="22"/>
        </w:rPr>
        <w:t xml:space="preserve">P </w:t>
      </w:r>
      <w:r w:rsidR="009A1CCC">
        <w:rPr>
          <w:rFonts w:ascii="Arial" w:eastAsia="Calibri" w:hAnsi="Arial" w:cs="Arial"/>
          <w:sz w:val="22"/>
          <w:szCs w:val="22"/>
        </w:rPr>
        <w:t>&lt;</w:t>
      </w:r>
      <w:r w:rsidR="009A1CCC" w:rsidRPr="00890188">
        <w:rPr>
          <w:rFonts w:ascii="Arial" w:eastAsia="Calibri" w:hAnsi="Arial" w:cs="Arial"/>
          <w:sz w:val="22"/>
          <w:szCs w:val="22"/>
        </w:rPr>
        <w:t xml:space="preserve"> 0.05; </w:t>
      </w:r>
      <w:r w:rsidR="009A1CCC" w:rsidRPr="00890188">
        <w:rPr>
          <w:rFonts w:ascii="Arial" w:hAnsi="Arial" w:cs="Arial"/>
          <w:sz w:val="22"/>
          <w:szCs w:val="22"/>
        </w:rPr>
        <w:t>Table S2.1.1)</w:t>
      </w:r>
      <w:r w:rsidRPr="00890188">
        <w:rPr>
          <w:rFonts w:ascii="Arial" w:hAnsi="Arial" w:cs="Arial"/>
          <w:color w:val="000000" w:themeColor="text1"/>
          <w:sz w:val="22"/>
          <w:szCs w:val="22"/>
        </w:rPr>
        <w:t xml:space="preserve">. However, we did not find that </w:t>
      </w:r>
      <w:r w:rsidR="00C15BE0" w:rsidRPr="00890188">
        <w:rPr>
          <w:rFonts w:ascii="Arial" w:hAnsi="Arial" w:cs="Arial"/>
          <w:color w:val="000000" w:themeColor="text1"/>
          <w:sz w:val="22"/>
          <w:szCs w:val="22"/>
        </w:rPr>
        <w:t xml:space="preserve">BCS </w:t>
      </w:r>
      <w:r w:rsidRPr="00890188">
        <w:rPr>
          <w:rFonts w:ascii="Arial" w:hAnsi="Arial" w:cs="Arial"/>
          <w:color w:val="000000" w:themeColor="text1"/>
          <w:sz w:val="22"/>
          <w:szCs w:val="22"/>
        </w:rPr>
        <w:t>of fish were impacted by time</w:t>
      </w:r>
      <w:r w:rsidRPr="00890188">
        <w:rPr>
          <w:rFonts w:ascii="Arial" w:hAnsi="Arial" w:cs="Arial"/>
          <w:sz w:val="22"/>
          <w:szCs w:val="22"/>
        </w:rPr>
        <w:t xml:space="preserve"> (</w:t>
      </w:r>
      <w:r w:rsidRPr="00890188">
        <w:rPr>
          <w:rFonts w:ascii="Arial" w:eastAsia="Calibri" w:hAnsi="Arial" w:cs="Arial"/>
          <w:sz w:val="22"/>
          <w:szCs w:val="22"/>
        </w:rPr>
        <w:t xml:space="preserve">P &gt; 0.05; </w:t>
      </w:r>
      <w:r w:rsidRPr="00890188">
        <w:rPr>
          <w:rFonts w:ascii="Arial" w:hAnsi="Arial" w:cs="Arial"/>
          <w:sz w:val="22"/>
          <w:szCs w:val="22"/>
        </w:rPr>
        <w:t xml:space="preserve">Table S2.1.1). These results indicate that while fish differ in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between diets at </w:t>
      </w:r>
      <w:r w:rsidR="009905D7">
        <w:rPr>
          <w:rFonts w:ascii="Arial" w:hAnsi="Arial" w:cs="Arial"/>
          <w:sz w:val="22"/>
          <w:szCs w:val="22"/>
        </w:rPr>
        <w:t>214 dpf</w:t>
      </w:r>
      <w:r w:rsidRPr="00890188">
        <w:rPr>
          <w:rFonts w:ascii="Arial" w:hAnsi="Arial" w:cs="Arial"/>
          <w:sz w:val="22"/>
          <w:szCs w:val="22"/>
        </w:rPr>
        <w:t xml:space="preserve">, their weight and length grow proportionally at a </w:t>
      </w:r>
      <w:r w:rsidRPr="00890188">
        <w:rPr>
          <w:rFonts w:ascii="Arial" w:hAnsi="Arial" w:cs="Arial"/>
          <w:sz w:val="22"/>
          <w:szCs w:val="22"/>
        </w:rPr>
        <w:lastRenderedPageBreak/>
        <w:t xml:space="preserve">similar rate from </w:t>
      </w:r>
      <w:r w:rsidR="004857DC">
        <w:rPr>
          <w:rFonts w:ascii="Arial" w:hAnsi="Arial" w:cs="Arial"/>
          <w:sz w:val="22"/>
          <w:szCs w:val="22"/>
        </w:rPr>
        <w:t>129-</w:t>
      </w:r>
      <w:r w:rsidR="004857DC" w:rsidRPr="00890188">
        <w:rPr>
          <w:rFonts w:ascii="Arial" w:hAnsi="Arial" w:cs="Arial"/>
          <w:sz w:val="22"/>
          <w:szCs w:val="22"/>
        </w:rPr>
        <w:t xml:space="preserve"> and </w:t>
      </w:r>
      <w:r w:rsidR="004857DC">
        <w:rPr>
          <w:rFonts w:ascii="Arial" w:eastAsiaTheme="minorEastAsia" w:hAnsi="Arial" w:cs="Arial"/>
          <w:sz w:val="22"/>
          <w:szCs w:val="22"/>
        </w:rPr>
        <w:t>214 dpf</w:t>
      </w:r>
      <w:r w:rsidRPr="00890188">
        <w:rPr>
          <w:rFonts w:ascii="Arial" w:hAnsi="Arial" w:cs="Arial"/>
          <w:sz w:val="22"/>
          <w:szCs w:val="22"/>
        </w:rPr>
        <w:t xml:space="preserve">. Interestingly, we observed a significant negative association of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and microbial gut diversity uniquely in fish fed the ZIRC diet as measured by Shannon Entropy and Simpson’s Index (P &lt; 0.05; </w:t>
      </w:r>
      <w:r w:rsidR="002A0DE2">
        <w:rPr>
          <w:rFonts w:ascii="Arial" w:eastAsia="Calibri" w:hAnsi="Arial" w:cs="Arial"/>
          <w:sz w:val="22"/>
          <w:szCs w:val="22"/>
        </w:rPr>
        <w:t>Figure</w:t>
      </w:r>
      <w:r w:rsidRPr="00890188">
        <w:rPr>
          <w:rFonts w:ascii="Arial" w:eastAsia="Calibri" w:hAnsi="Arial" w:cs="Arial"/>
          <w:sz w:val="22"/>
          <w:szCs w:val="22"/>
        </w:rPr>
        <w:t xml:space="preserve"> </w:t>
      </w:r>
      <w:r w:rsidR="00665894">
        <w:rPr>
          <w:rFonts w:ascii="Arial" w:eastAsia="Calibri" w:hAnsi="Arial" w:cs="Arial"/>
          <w:sz w:val="22"/>
          <w:szCs w:val="22"/>
        </w:rPr>
        <w:t>3</w:t>
      </w:r>
      <w:r w:rsidR="00665894" w:rsidRPr="00890188">
        <w:rPr>
          <w:rFonts w:ascii="Arial" w:eastAsia="Calibri" w:hAnsi="Arial" w:cs="Arial"/>
          <w:sz w:val="22"/>
          <w:szCs w:val="22"/>
        </w:rPr>
        <w:t>F</w:t>
      </w:r>
      <w:r w:rsidRPr="00890188">
        <w:rPr>
          <w:rFonts w:ascii="Arial" w:eastAsia="Calibri" w:hAnsi="Arial" w:cs="Arial"/>
          <w:sz w:val="22"/>
          <w:szCs w:val="22"/>
        </w:rPr>
        <w:t xml:space="preserve">, </w:t>
      </w:r>
      <w:r w:rsidRPr="00890188">
        <w:rPr>
          <w:rFonts w:ascii="Arial" w:hAnsi="Arial" w:cs="Arial"/>
          <w:sz w:val="22"/>
          <w:szCs w:val="22"/>
        </w:rPr>
        <w:t>Table S2.</w:t>
      </w:r>
      <w:r w:rsidR="00B62A4B" w:rsidRPr="00890188">
        <w:rPr>
          <w:rFonts w:ascii="Arial" w:hAnsi="Arial" w:cs="Arial"/>
          <w:sz w:val="22"/>
          <w:szCs w:val="22"/>
        </w:rPr>
        <w:t>1.2.1</w:t>
      </w:r>
      <w:r w:rsidRPr="00890188">
        <w:rPr>
          <w:rFonts w:ascii="Arial" w:hAnsi="Arial" w:cs="Arial"/>
          <w:sz w:val="22"/>
          <w:szCs w:val="22"/>
        </w:rPr>
        <w:t xml:space="preserve">). This result indicates that fish gut microbiomes with higher body </w:t>
      </w:r>
      <w:del w:id="45" w:author="Sieler Jr, Michael James" w:date="2023-06-13T12:11:00Z">
        <w:r w:rsidRPr="00890188">
          <w:rPr>
            <w:rFonts w:ascii="Arial" w:hAnsi="Arial" w:cs="Arial"/>
            <w:sz w:val="22"/>
            <w:szCs w:val="22"/>
          </w:rPr>
          <w:delText>masses</w:delText>
        </w:r>
      </w:del>
      <w:ins w:id="46" w:author="Sieler Jr, Michael James" w:date="2023-06-13T12:11:00Z">
        <w:r w:rsidR="00647C28">
          <w:rPr>
            <w:rFonts w:ascii="Arial" w:hAnsi="Arial" w:cs="Arial"/>
            <w:sz w:val="22"/>
            <w:szCs w:val="22"/>
          </w:rPr>
          <w:t>condition scores</w:t>
        </w:r>
      </w:ins>
      <w:r w:rsidR="00647C28" w:rsidRPr="00890188">
        <w:rPr>
          <w:rFonts w:ascii="Arial" w:hAnsi="Arial" w:cs="Arial"/>
          <w:sz w:val="22"/>
          <w:szCs w:val="22"/>
        </w:rPr>
        <w:t xml:space="preserve"> </w:t>
      </w:r>
      <w:r w:rsidRPr="00890188">
        <w:rPr>
          <w:rFonts w:ascii="Arial" w:hAnsi="Arial" w:cs="Arial"/>
          <w:sz w:val="22"/>
          <w:szCs w:val="22"/>
        </w:rPr>
        <w:t xml:space="preserve">are lower in diversity compared to fish with lower body </w:t>
      </w:r>
      <w:del w:id="47" w:author="Sieler Jr, Michael James" w:date="2023-06-13T12:11:00Z">
        <w:r w:rsidRPr="00890188">
          <w:rPr>
            <w:rFonts w:ascii="Arial" w:hAnsi="Arial" w:cs="Arial"/>
            <w:sz w:val="22"/>
            <w:szCs w:val="22"/>
          </w:rPr>
          <w:delText>mass</w:delText>
        </w:r>
      </w:del>
      <w:ins w:id="48" w:author="Sieler Jr, Michael James" w:date="2023-06-13T12:11:00Z">
        <w:r w:rsidR="00647C28">
          <w:rPr>
            <w:rFonts w:ascii="Arial" w:hAnsi="Arial" w:cs="Arial"/>
            <w:sz w:val="22"/>
            <w:szCs w:val="22"/>
          </w:rPr>
          <w:t>condition scores</w:t>
        </w:r>
      </w:ins>
      <w:r w:rsidRPr="00890188">
        <w:rPr>
          <w:rFonts w:ascii="Arial" w:hAnsi="Arial" w:cs="Arial"/>
          <w:sz w:val="22"/>
          <w:szCs w:val="22"/>
        </w:rPr>
        <w:t xml:space="preserve">. For Canberra and </w:t>
      </w:r>
      <w:r w:rsidR="00753242">
        <w:rPr>
          <w:rFonts w:ascii="Arial" w:hAnsi="Arial" w:cs="Arial"/>
          <w:sz w:val="22"/>
          <w:szCs w:val="22"/>
        </w:rPr>
        <w:t>Sørensen</w:t>
      </w:r>
      <w:r w:rsidRPr="00890188">
        <w:rPr>
          <w:rFonts w:ascii="Arial" w:hAnsi="Arial" w:cs="Arial"/>
          <w:sz w:val="22"/>
          <w:szCs w:val="22"/>
        </w:rPr>
        <w:t xml:space="preserve"> beta-diversity metrics, there were significant main effects of body condition score, and significant interaction effects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diet (P &lt; 0.05; Table S2.</w:t>
      </w:r>
      <w:r w:rsidR="00B62A4B" w:rsidRPr="00890188">
        <w:rPr>
          <w:rFonts w:ascii="Arial" w:hAnsi="Arial" w:cs="Arial"/>
          <w:sz w:val="22"/>
          <w:szCs w:val="22"/>
        </w:rPr>
        <w:t>1.2.2</w:t>
      </w:r>
      <w:r w:rsidRPr="00890188">
        <w:rPr>
          <w:rFonts w:ascii="Arial" w:hAnsi="Arial" w:cs="Arial"/>
          <w:sz w:val="22"/>
          <w:szCs w:val="22"/>
        </w:rPr>
        <w:t>). However, the model coefficient for the effect of body condition score and its interaction with diet is far smaller than the coefficient for the effect of diet (Table S2.</w:t>
      </w:r>
      <w:r w:rsidR="00D572F5" w:rsidRPr="00890188">
        <w:rPr>
          <w:rFonts w:ascii="Arial" w:hAnsi="Arial" w:cs="Arial"/>
          <w:sz w:val="22"/>
          <w:szCs w:val="22"/>
        </w:rPr>
        <w:t>1.2.2</w:t>
      </w:r>
      <w:r w:rsidRPr="00890188">
        <w:rPr>
          <w:rFonts w:ascii="Arial" w:hAnsi="Arial" w:cs="Arial"/>
          <w:sz w:val="22"/>
          <w:szCs w:val="22"/>
        </w:rPr>
        <w:t xml:space="preserve">). We did not find a significant association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specific taxon abundance (Table S2.</w:t>
      </w:r>
      <w:r w:rsidR="00D572F5" w:rsidRPr="00890188">
        <w:rPr>
          <w:rFonts w:ascii="Arial" w:hAnsi="Arial" w:cs="Arial"/>
          <w:sz w:val="22"/>
          <w:szCs w:val="22"/>
        </w:rPr>
        <w:t>1.2.2</w:t>
      </w:r>
      <w:r w:rsidRPr="00890188">
        <w:rPr>
          <w:rFonts w:ascii="Arial" w:hAnsi="Arial" w:cs="Arial"/>
          <w:sz w:val="22"/>
          <w:szCs w:val="22"/>
        </w:rPr>
        <w:t xml:space="preserve">). Collectively, these results indicate that while the gut microbiome’s composition associates with </w:t>
      </w:r>
      <w:r w:rsidR="00C15BE0" w:rsidRPr="00890188">
        <w:rPr>
          <w:rFonts w:ascii="Arial" w:hAnsi="Arial" w:cs="Arial"/>
          <w:color w:val="000000" w:themeColor="text1"/>
          <w:sz w:val="22"/>
          <w:szCs w:val="22"/>
        </w:rPr>
        <w:t>BCS</w:t>
      </w:r>
      <w:r w:rsidRPr="00890188">
        <w:rPr>
          <w:rFonts w:ascii="Arial" w:hAnsi="Arial" w:cs="Arial"/>
          <w:sz w:val="22"/>
          <w:szCs w:val="22"/>
        </w:rPr>
        <w:t>, the effect of diet on the gut microbiome is much stronger</w:t>
      </w:r>
      <w:r w:rsidR="00C15BE0" w:rsidRPr="00890188">
        <w:rPr>
          <w:rFonts w:ascii="Arial" w:hAnsi="Arial" w:cs="Arial"/>
          <w:sz w:val="22"/>
          <w:szCs w:val="22"/>
        </w:rPr>
        <w:t>.</w:t>
      </w:r>
    </w:p>
    <w:p w14:paraId="40A341A8" w14:textId="77777777" w:rsidR="00D82F3A" w:rsidRPr="00104B96" w:rsidRDefault="00675FA2" w:rsidP="00D0661F">
      <w:pPr>
        <w:spacing w:line="480" w:lineRule="auto"/>
        <w:rPr>
          <w:del w:id="49" w:author="Sieler Jr, Michael James" w:date="2023-06-13T12:11:00Z"/>
          <w:rFonts w:ascii="Arial" w:eastAsia="Calibri" w:hAnsi="Arial" w:cs="Arial"/>
          <w:b/>
          <w:bCs/>
          <w:color w:val="000000" w:themeColor="text1"/>
          <w:sz w:val="22"/>
          <w:szCs w:val="22"/>
        </w:rPr>
      </w:pPr>
      <w:del w:id="50" w:author="Sieler Jr, Michael James" w:date="2023-06-13T12:11:00Z">
        <w:r w:rsidRPr="00890188">
          <w:rPr>
            <w:rFonts w:ascii="Arial" w:eastAsia="Calibri" w:hAnsi="Arial" w:cs="Arial"/>
            <w:b/>
            <w:bCs/>
            <w:color w:val="000000" w:themeColor="text1"/>
            <w:sz w:val="22"/>
            <w:szCs w:val="22"/>
          </w:rPr>
          <w:delText>3</w:delText>
        </w:r>
        <w:r w:rsidR="00F01CA1" w:rsidRPr="00890188">
          <w:rPr>
            <w:rFonts w:ascii="Arial" w:eastAsia="Calibri" w:hAnsi="Arial" w:cs="Arial"/>
            <w:b/>
            <w:bCs/>
            <w:color w:val="000000" w:themeColor="text1"/>
            <w:sz w:val="22"/>
            <w:szCs w:val="22"/>
          </w:rPr>
          <w:delText xml:space="preserve">. </w:delText>
        </w:r>
        <w:r w:rsidR="00641679" w:rsidRPr="00890188">
          <w:rPr>
            <w:rFonts w:ascii="Arial" w:eastAsia="Calibri" w:hAnsi="Arial" w:cs="Arial"/>
            <w:b/>
            <w:bCs/>
            <w:color w:val="000000" w:themeColor="text1"/>
            <w:sz w:val="22"/>
            <w:szCs w:val="22"/>
          </w:rPr>
          <w:delText>Diet influences gut microbiome’s sensitivity to pathogen exposure</w:delText>
        </w:r>
      </w:del>
    </w:p>
    <w:p w14:paraId="4C1B359E" w14:textId="521AA9CA" w:rsidR="00940DFC" w:rsidRDefault="00940DFC" w:rsidP="00D0661F">
      <w:pPr>
        <w:spacing w:line="480" w:lineRule="auto"/>
        <w:rPr>
          <w:ins w:id="51" w:author="Sieler Jr, Michael James" w:date="2023-06-13T12:11:00Z"/>
          <w:rFonts w:ascii="Arial" w:hAnsi="Arial" w:cs="Arial"/>
          <w:sz w:val="22"/>
          <w:szCs w:val="22"/>
        </w:rPr>
      </w:pPr>
    </w:p>
    <w:p w14:paraId="7B331487" w14:textId="77777777" w:rsidR="00262DD5" w:rsidRDefault="00262DD5" w:rsidP="00D0661F">
      <w:pPr>
        <w:spacing w:line="480" w:lineRule="auto"/>
        <w:rPr>
          <w:ins w:id="52" w:author="Sieler Jr, Michael James" w:date="2023-06-13T12:11:00Z"/>
          <w:rFonts w:ascii="Arial" w:hAnsi="Arial" w:cs="Arial"/>
          <w:sz w:val="22"/>
          <w:szCs w:val="22"/>
        </w:rPr>
      </w:pPr>
    </w:p>
    <w:p w14:paraId="52C3B57D" w14:textId="63BAF658" w:rsidR="00262DD5" w:rsidRPr="00890188" w:rsidRDefault="00262DD5" w:rsidP="00D0661F">
      <w:pPr>
        <w:spacing w:line="480" w:lineRule="auto"/>
        <w:rPr>
          <w:ins w:id="53" w:author="Sieler Jr, Michael James" w:date="2023-06-13T12:11:00Z"/>
          <w:rFonts w:ascii="Arial" w:eastAsia="Calibri" w:hAnsi="Arial" w:cs="Arial"/>
          <w:sz w:val="22"/>
          <w:szCs w:val="22"/>
        </w:rPr>
        <w:sectPr w:rsidR="00262DD5" w:rsidRPr="00890188" w:rsidSect="00061986">
          <w:pgSz w:w="12240" w:h="15840"/>
          <w:pgMar w:top="720" w:right="720" w:bottom="720" w:left="720" w:header="720" w:footer="720" w:gutter="0"/>
          <w:lnNumType w:countBy="1" w:restart="continuous"/>
          <w:cols w:space="720"/>
          <w:docGrid w:linePitch="360"/>
        </w:sectPr>
      </w:pPr>
    </w:p>
    <w:p w14:paraId="7268BAE1" w14:textId="77777777" w:rsidR="00206ABC" w:rsidRDefault="00206ABC">
      <w:pPr>
        <w:rPr>
          <w:ins w:id="54" w:author="Sieler Jr, Michael James" w:date="2023-06-13T12:11:00Z"/>
          <w:rFonts w:ascii="Arial" w:eastAsia="Calibri" w:hAnsi="Arial" w:cs="Arial"/>
          <w:color w:val="000000" w:themeColor="text1"/>
          <w:sz w:val="22"/>
          <w:szCs w:val="22"/>
        </w:rPr>
      </w:pPr>
      <w:ins w:id="55" w:author="Sieler Jr, Michael James" w:date="2023-06-13T12:11:00Z">
        <w:r>
          <w:rPr>
            <w:rFonts w:ascii="Arial" w:eastAsia="Calibri" w:hAnsi="Arial" w:cs="Arial"/>
            <w:b/>
            <w:bCs/>
            <w:color w:val="000000" w:themeColor="text1"/>
            <w:sz w:val="22"/>
            <w:szCs w:val="22"/>
          </w:rPr>
          <w:lastRenderedPageBreak/>
          <w:t xml:space="preserve">3. Fish fed different diets are differentially infected by </w:t>
        </w:r>
        <w:r w:rsidRPr="00F46E64">
          <w:rPr>
            <w:rFonts w:ascii="Arial" w:eastAsia="Calibri" w:hAnsi="Arial" w:cs="Arial"/>
            <w:b/>
            <w:bCs/>
            <w:i/>
            <w:iCs/>
            <w:color w:val="000000" w:themeColor="text1"/>
            <w:sz w:val="22"/>
            <w:szCs w:val="22"/>
          </w:rPr>
          <w:t>Mycobacterium chelonae</w:t>
        </w:r>
      </w:ins>
    </w:p>
    <w:p w14:paraId="1782013F" w14:textId="77777777" w:rsidR="00206ABC" w:rsidRDefault="00206ABC">
      <w:pPr>
        <w:rPr>
          <w:ins w:id="56" w:author="Sieler Jr, Michael James" w:date="2023-06-13T12:11:00Z"/>
          <w:rFonts w:ascii="Arial" w:eastAsia="Calibri" w:hAnsi="Arial" w:cs="Arial"/>
          <w:color w:val="000000" w:themeColor="text1"/>
          <w:sz w:val="22"/>
          <w:szCs w:val="22"/>
        </w:rPr>
      </w:pPr>
    </w:p>
    <w:tbl>
      <w:tblPr>
        <w:tblStyle w:val="TableGrid"/>
        <w:tblpPr w:leftFromText="180" w:rightFromText="180" w:vertAnchor="text" w:horzAnchor="margin" w:tblpY="139"/>
        <w:tblW w:w="0" w:type="auto"/>
        <w:tblLook w:val="04A0" w:firstRow="1" w:lastRow="0" w:firstColumn="1" w:lastColumn="0" w:noHBand="0" w:noVBand="1"/>
        <w:tblPrChange w:id="57" w:author="Sieler Jr, Michael James" w:date="2023-06-13T12:11:00Z">
          <w:tblPr>
            <w:tblStyle w:val="TableGrid"/>
            <w:tblW w:w="0" w:type="auto"/>
            <w:tblBorders>
              <w:insideH w:val="none" w:sz="0" w:space="0" w:color="auto"/>
              <w:insideV w:val="none" w:sz="0" w:space="0" w:color="auto"/>
            </w:tblBorders>
            <w:tblLook w:val="04A0" w:firstRow="1" w:lastRow="0" w:firstColumn="1" w:lastColumn="0" w:noHBand="0" w:noVBand="1"/>
          </w:tblPr>
        </w:tblPrChange>
      </w:tblPr>
      <w:tblGrid>
        <w:gridCol w:w="10790"/>
        <w:tblGridChange w:id="58">
          <w:tblGrid>
            <w:gridCol w:w="10790"/>
          </w:tblGrid>
        </w:tblGridChange>
      </w:tblGrid>
      <w:tr w:rsidR="00206ABC" w14:paraId="2B487162" w14:textId="77777777" w:rsidTr="00206ABC">
        <w:trPr>
          <w:trPrChange w:id="59" w:author="Sieler Jr, Michael James" w:date="2023-06-13T12:11:00Z">
            <w:trPr>
              <w:trHeight w:val="1022"/>
            </w:trPr>
          </w:trPrChange>
        </w:trPr>
        <w:tc>
          <w:tcPr>
            <w:tcW w:w="10790" w:type="dxa"/>
            <w:tcBorders>
              <w:bottom w:val="single" w:sz="4" w:space="0" w:color="FFFFFF" w:themeColor="background1"/>
            </w:tcBorders>
            <w:tcPrChange w:id="60" w:author="Sieler Jr, Michael James" w:date="2023-06-13T12:11:00Z">
              <w:tcPr>
                <w:tcW w:w="10790" w:type="dxa"/>
              </w:tcPr>
            </w:tcPrChange>
          </w:tcPr>
          <w:p w14:paraId="5215D991" w14:textId="63F08977" w:rsidR="00206ABC" w:rsidRDefault="00104B96">
            <w:pPr>
              <w:spacing w:line="480" w:lineRule="auto"/>
              <w:jc w:val="center"/>
              <w:rPr>
                <w:rFonts w:ascii="Arial" w:eastAsiaTheme="minorEastAsia" w:hAnsi="Arial" w:cs="Arial"/>
                <w:sz w:val="22"/>
                <w:szCs w:val="22"/>
              </w:rPr>
            </w:pPr>
            <w:del w:id="61" w:author="Sieler Jr, Michael James" w:date="2023-06-13T12:11:00Z">
              <w:r>
                <w:rPr>
                  <w:rFonts w:ascii="Arial" w:hAnsi="Arial" w:cs="Arial"/>
                  <w:noProof/>
                  <w:sz w:val="22"/>
                  <w:szCs w:val="22"/>
                </w:rPr>
                <w:drawing>
                  <wp:inline distT="0" distB="0" distL="0" distR="0" wp14:anchorId="1DD68754" wp14:editId="4A1266F9">
                    <wp:extent cx="6134100" cy="4635500"/>
                    <wp:effectExtent l="0" t="0" r="0" b="0"/>
                    <wp:docPr id="1878621768" name="Picture 18786217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0" cy="4635500"/>
                            </a:xfrm>
                            <a:prstGeom prst="rect">
                              <a:avLst/>
                            </a:prstGeom>
                          </pic:spPr>
                        </pic:pic>
                      </a:graphicData>
                    </a:graphic>
                  </wp:inline>
                </w:drawing>
              </w:r>
            </w:del>
            <w:ins w:id="62" w:author="Sieler Jr, Michael James" w:date="2023-06-13T12:11:00Z">
              <w:r w:rsidR="00206ABC">
                <w:rPr>
                  <w:rFonts w:ascii="Arial" w:eastAsiaTheme="minorEastAsia" w:hAnsi="Arial" w:cs="Arial"/>
                  <w:noProof/>
                  <w:sz w:val="22"/>
                  <w:szCs w:val="22"/>
                </w:rPr>
                <w:drawing>
                  <wp:inline distT="0" distB="0" distL="0" distR="0" wp14:anchorId="0A8C0563" wp14:editId="38B7665B">
                    <wp:extent cx="6536626" cy="3692856"/>
                    <wp:effectExtent l="0" t="0" r="4445" b="3175"/>
                    <wp:docPr id="1366789147" name="Picture 136678914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9147" name="Picture 1366789147" descr="A screenshot of a computer scree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6626" cy="3692856"/>
                            </a:xfrm>
                            <a:prstGeom prst="rect">
                              <a:avLst/>
                            </a:prstGeom>
                          </pic:spPr>
                        </pic:pic>
                      </a:graphicData>
                    </a:graphic>
                  </wp:inline>
                </w:drawing>
              </w:r>
            </w:ins>
          </w:p>
        </w:tc>
      </w:tr>
      <w:tr w:rsidR="00206ABC" w14:paraId="235EE536" w14:textId="77777777" w:rsidTr="00206ABC">
        <w:tc>
          <w:tcPr>
            <w:tcW w:w="10790" w:type="dxa"/>
            <w:tcBorders>
              <w:top w:val="single" w:sz="4" w:space="0" w:color="FFFFFF" w:themeColor="background1"/>
            </w:tcBorders>
            <w:tcPrChange w:id="63" w:author="Sieler Jr, Michael James" w:date="2023-06-13T12:11:00Z">
              <w:tcPr>
                <w:tcW w:w="10790" w:type="dxa"/>
              </w:tcPr>
            </w:tcPrChange>
          </w:tcPr>
          <w:p w14:paraId="1532910C" w14:textId="3F0546E8" w:rsidR="00206ABC" w:rsidRPr="00D25CCC" w:rsidRDefault="59506F59" w:rsidP="00206ABC">
            <w:pPr>
              <w:spacing w:line="480" w:lineRule="auto"/>
              <w:rPr>
                <w:ins w:id="64" w:author="Sieler Jr, Michael James" w:date="2023-06-13T12:11:00Z"/>
                <w:rFonts w:ascii="Arial" w:eastAsiaTheme="minorEastAsia" w:hAnsi="Arial" w:cs="Arial"/>
                <w:i/>
                <w:iCs/>
                <w:sz w:val="22"/>
                <w:szCs w:val="22"/>
              </w:rPr>
            </w:pPr>
            <w:del w:id="65" w:author="Sieler Jr, Michael James" w:date="2023-06-13T12:11:00Z">
              <w:r w:rsidRPr="00890188">
                <w:rPr>
                  <w:rFonts w:ascii="Arial" w:hAnsi="Arial" w:cs="Arial"/>
                  <w:b/>
                  <w:bCs/>
                  <w:sz w:val="22"/>
                  <w:szCs w:val="22"/>
                </w:rPr>
                <w:delText>Figure 4:</w:delText>
              </w:r>
              <w:r w:rsidRPr="00890188">
                <w:rPr>
                  <w:rFonts w:ascii="Arial" w:hAnsi="Arial" w:cs="Arial"/>
                  <w:sz w:val="22"/>
                  <w:szCs w:val="22"/>
                </w:rPr>
                <w:delText xml:space="preserve"> Exposure to </w:delText>
              </w:r>
              <w:r w:rsidR="00596ECB">
                <w:rPr>
                  <w:rFonts w:ascii="Arial" w:hAnsi="Arial" w:cs="Arial"/>
                  <w:i/>
                  <w:iCs/>
                  <w:sz w:val="22"/>
                  <w:szCs w:val="22"/>
                </w:rPr>
                <w:delText>Mycobacterium</w:delText>
              </w:r>
              <w:r w:rsidRPr="00890188">
                <w:rPr>
                  <w:rFonts w:ascii="Arial" w:hAnsi="Arial" w:cs="Arial"/>
                  <w:i/>
                  <w:iCs/>
                  <w:sz w:val="22"/>
                  <w:szCs w:val="22"/>
                </w:rPr>
                <w:delText xml:space="preserve"> chelonae</w:delText>
              </w:r>
              <w:r w:rsidRPr="00890188">
                <w:rPr>
                  <w:rFonts w:ascii="Arial" w:eastAsia="Calibri" w:hAnsi="Arial" w:cs="Arial"/>
                  <w:color w:val="000000" w:themeColor="text1"/>
                  <w:sz w:val="22"/>
                  <w:szCs w:val="22"/>
                </w:rPr>
                <w:delText xml:space="preserve"> inhibits diversification of gut microbiome. </w:delText>
              </w:r>
              <w:r w:rsidRPr="00890188">
                <w:rPr>
                  <w:rFonts w:ascii="Arial" w:eastAsia="Calibri" w:hAnsi="Arial" w:cs="Arial"/>
                  <w:b/>
                  <w:bCs/>
                  <w:color w:val="000000" w:themeColor="text1"/>
                  <w:sz w:val="22"/>
                  <w:szCs w:val="22"/>
                </w:rPr>
                <w:delText xml:space="preserve">(A) </w:delText>
              </w:r>
              <w:r w:rsidRPr="00890188">
                <w:rPr>
                  <w:rFonts w:ascii="Arial" w:eastAsia="Calibri" w:hAnsi="Arial" w:cs="Arial"/>
                  <w:color w:val="000000" w:themeColor="text1"/>
                  <w:sz w:val="22"/>
                  <w:szCs w:val="22"/>
                </w:rPr>
                <w:delText xml:space="preserve">Shannon Index for diversity of pre-exposed </w:delText>
              </w:r>
              <w:r w:rsidR="007C6145">
                <w:rPr>
                  <w:rFonts w:ascii="Arial" w:eastAsia="Calibri" w:hAnsi="Arial" w:cs="Arial"/>
                  <w:color w:val="000000" w:themeColor="text1"/>
                  <w:sz w:val="22"/>
                  <w:szCs w:val="22"/>
                </w:rPr>
                <w:delText>129 days post fertilization (dpf</w:delText>
              </w:r>
              <w:r w:rsidR="00A14A66" w:rsidRPr="00890188">
                <w:rPr>
                  <w:rFonts w:ascii="Arial" w:eastAsia="Calibri" w:hAnsi="Arial" w:cs="Arial"/>
                  <w:color w:val="000000" w:themeColor="text1"/>
                  <w:sz w:val="22"/>
                  <w:szCs w:val="22"/>
                </w:rPr>
                <w:delText>)</w:delText>
              </w:r>
              <w:r w:rsidRPr="00890188">
                <w:rPr>
                  <w:rFonts w:ascii="Arial" w:eastAsia="Calibri" w:hAnsi="Arial" w:cs="Arial"/>
                  <w:color w:val="000000" w:themeColor="text1"/>
                  <w:sz w:val="22"/>
                  <w:szCs w:val="22"/>
                </w:rPr>
                <w:delText xml:space="preserve">, </w:delText>
              </w:r>
              <w:r w:rsidR="007C6145">
                <w:rPr>
                  <w:rFonts w:ascii="Arial" w:eastAsia="Calibri" w:hAnsi="Arial" w:cs="Arial"/>
                  <w:color w:val="000000" w:themeColor="text1"/>
                  <w:sz w:val="22"/>
                  <w:szCs w:val="22"/>
                </w:rPr>
                <w:delText>214</w:delText>
              </w:r>
              <w:r w:rsidR="00A14A66" w:rsidRPr="00890188">
                <w:rPr>
                  <w:rFonts w:ascii="Arial" w:eastAsia="Calibri" w:hAnsi="Arial" w:cs="Arial"/>
                  <w:color w:val="000000" w:themeColor="text1"/>
                  <w:sz w:val="22"/>
                  <w:szCs w:val="22"/>
                </w:rPr>
                <w:delText xml:space="preserve"> </w:delText>
              </w:r>
              <w:r w:rsidR="007C6145">
                <w:rPr>
                  <w:rFonts w:ascii="Arial" w:eastAsia="Calibri" w:hAnsi="Arial" w:cs="Arial"/>
                  <w:color w:val="000000" w:themeColor="text1"/>
                  <w:sz w:val="22"/>
                  <w:szCs w:val="22"/>
                </w:rPr>
                <w:delText>d</w:delText>
              </w:r>
              <w:r w:rsidR="00A14A66" w:rsidRPr="00890188">
                <w:rPr>
                  <w:rFonts w:ascii="Arial" w:eastAsia="Calibri" w:hAnsi="Arial" w:cs="Arial"/>
                  <w:color w:val="000000" w:themeColor="text1"/>
                  <w:sz w:val="22"/>
                  <w:szCs w:val="22"/>
                </w:rPr>
                <w:delText>pf</w:delText>
              </w:r>
              <w:r w:rsidRPr="00890188">
                <w:rPr>
                  <w:rFonts w:ascii="Arial" w:eastAsia="Calibri" w:hAnsi="Arial" w:cs="Arial"/>
                  <w:color w:val="000000" w:themeColor="text1"/>
                  <w:sz w:val="22"/>
                  <w:szCs w:val="22"/>
                </w:rPr>
                <w:delText xml:space="preserve"> exposed and unexposed fish, and </w:delText>
              </w:r>
              <w:r w:rsidRPr="00890188">
                <w:rPr>
                  <w:rFonts w:ascii="Arial" w:eastAsia="Calibri" w:hAnsi="Arial" w:cs="Arial"/>
                  <w:b/>
                  <w:bCs/>
                  <w:color w:val="000000" w:themeColor="text1"/>
                  <w:sz w:val="22"/>
                  <w:szCs w:val="22"/>
                </w:rPr>
                <w:delText>(B)</w:delText>
              </w:r>
              <w:r w:rsidRPr="00890188">
                <w:rPr>
                  <w:rFonts w:ascii="Arial" w:eastAsia="Calibri" w:hAnsi="Arial" w:cs="Arial"/>
                  <w:color w:val="000000" w:themeColor="text1"/>
                  <w:sz w:val="22"/>
                  <w:szCs w:val="22"/>
                </w:rPr>
                <w:delText xml:space="preserve"> for exposure groups within each diet. </w:delText>
              </w:r>
              <w:r w:rsidRPr="00890188">
                <w:rPr>
                  <w:rFonts w:ascii="Arial" w:hAnsi="Arial" w:cs="Arial"/>
                  <w:color w:val="000000" w:themeColor="text1"/>
                  <w:sz w:val="22"/>
                  <w:szCs w:val="22"/>
                </w:rPr>
                <w:delText xml:space="preserve">Capscale ordination based on the Bray-Curtis dissimilarity of gut microbiome composition of fish by </w:delText>
              </w:r>
              <w:r w:rsidRPr="00890188">
                <w:rPr>
                  <w:rFonts w:ascii="Arial" w:eastAsia="Calibri" w:hAnsi="Arial" w:cs="Arial"/>
                  <w:b/>
                  <w:bCs/>
                  <w:color w:val="000000" w:themeColor="text1"/>
                  <w:sz w:val="22"/>
                  <w:szCs w:val="22"/>
                </w:rPr>
                <w:delText>(C)</w:delText>
              </w:r>
              <w:r w:rsidRPr="00890188">
                <w:rPr>
                  <w:rFonts w:ascii="Arial" w:eastAsia="Calibri" w:hAnsi="Arial" w:cs="Arial"/>
                  <w:color w:val="000000" w:themeColor="text1"/>
                  <w:sz w:val="22"/>
                  <w:szCs w:val="22"/>
                </w:rPr>
                <w:delText xml:space="preserve"> diet</w:delText>
              </w:r>
              <w:r w:rsidRPr="00890188">
                <w:rPr>
                  <w:rFonts w:ascii="Arial" w:hAnsi="Arial" w:cs="Arial"/>
                  <w:color w:val="000000" w:themeColor="text1"/>
                  <w:sz w:val="22"/>
                  <w:szCs w:val="22"/>
                </w:rPr>
                <w:delText xml:space="preserve">. </w:delText>
              </w:r>
              <w:r w:rsidRPr="00890188">
                <w:rPr>
                  <w:rFonts w:ascii="Arial" w:hAnsi="Arial" w:cs="Arial"/>
                  <w:b/>
                  <w:bCs/>
                  <w:color w:val="000000" w:themeColor="text1"/>
                  <w:sz w:val="22"/>
                  <w:szCs w:val="22"/>
                </w:rPr>
                <w:delText>(D)</w:delText>
              </w:r>
              <w:r w:rsidRPr="00890188">
                <w:rPr>
                  <w:rFonts w:ascii="Arial" w:hAnsi="Arial" w:cs="Arial"/>
                  <w:color w:val="000000" w:themeColor="text1"/>
                  <w:sz w:val="22"/>
                  <w:szCs w:val="22"/>
                </w:rPr>
                <w:delText xml:space="preserve"> Log fold change of </w:delText>
              </w:r>
              <w:r w:rsidR="00596ECB">
                <w:rPr>
                  <w:rFonts w:ascii="Arial" w:hAnsi="Arial" w:cs="Arial"/>
                  <w:i/>
                  <w:iCs/>
                  <w:color w:val="000000" w:themeColor="text1"/>
                  <w:sz w:val="22"/>
                  <w:szCs w:val="22"/>
                </w:rPr>
                <w:delText>Mycobacterium</w:delText>
              </w:r>
              <w:r w:rsidRPr="00890188">
                <w:rPr>
                  <w:rFonts w:ascii="Arial" w:hAnsi="Arial" w:cs="Arial"/>
                  <w:color w:val="000000" w:themeColor="text1"/>
                  <w:sz w:val="22"/>
                  <w:szCs w:val="22"/>
                </w:rPr>
                <w:delText xml:space="preserve"> of pre-exposed, exposed and unexposed fish within each diet as calculated by ANCOM-BC. Values are in reference to exposed fish within each diet. The analysis shows </w:delText>
              </w:r>
              <w:r w:rsidRPr="00890188">
                <w:rPr>
                  <w:rFonts w:ascii="Arial" w:hAnsi="Arial" w:cs="Arial"/>
                  <w:sz w:val="22"/>
                  <w:szCs w:val="22"/>
                </w:rPr>
                <w:delText xml:space="preserve">gut microbiome’s sensitivity to pathogen exposure is linked to diet, but </w:delText>
              </w:r>
              <w:r w:rsidR="00596ECB">
                <w:rPr>
                  <w:rFonts w:ascii="Arial" w:hAnsi="Arial" w:cs="Arial"/>
                  <w:i/>
                  <w:iCs/>
                  <w:sz w:val="22"/>
                  <w:szCs w:val="22"/>
                </w:rPr>
                <w:delText>Mycobacterium</w:delText>
              </w:r>
              <w:r w:rsidRPr="00890188">
                <w:rPr>
                  <w:rFonts w:ascii="Arial" w:hAnsi="Arial" w:cs="Arial"/>
                  <w:sz w:val="22"/>
                  <w:szCs w:val="22"/>
                </w:rPr>
                <w:delText>’s abundance is diet-dependent</w:delText>
              </w:r>
              <w:r w:rsidRPr="00890188">
                <w:rPr>
                  <w:rFonts w:ascii="Arial" w:hAnsi="Arial" w:cs="Arial"/>
                  <w:color w:val="000000" w:themeColor="text1"/>
                  <w:sz w:val="22"/>
                  <w:szCs w:val="22"/>
                </w:rPr>
                <w:delText>. A “ns” indicates not significantly different, and * indicates significant differences below the 0.05. An “X” indicates a group is significantly differentially abundant compared to the exposed treatment reference group.</w:delText>
              </w:r>
            </w:del>
            <w:ins w:id="66" w:author="Sieler Jr, Michael James" w:date="2023-06-13T12:11:00Z">
              <w:r w:rsidR="00206ABC" w:rsidRPr="00D25CCC">
                <w:rPr>
                  <w:rFonts w:ascii="Arial" w:eastAsiaTheme="minorEastAsia" w:hAnsi="Arial" w:cs="Arial"/>
                  <w:b/>
                  <w:bCs/>
                  <w:sz w:val="22"/>
                  <w:szCs w:val="22"/>
                </w:rPr>
                <w:t xml:space="preserve">Figure </w:t>
              </w:r>
              <w:r w:rsidR="00206ABC">
                <w:rPr>
                  <w:rFonts w:ascii="Arial" w:eastAsiaTheme="minorEastAsia" w:hAnsi="Arial" w:cs="Arial"/>
                  <w:b/>
                  <w:bCs/>
                  <w:sz w:val="22"/>
                  <w:szCs w:val="22"/>
                </w:rPr>
                <w:t>4</w:t>
              </w:r>
              <w:r w:rsidR="00206ABC" w:rsidRPr="00D25CCC">
                <w:rPr>
                  <w:rFonts w:ascii="Arial" w:eastAsiaTheme="minorEastAsia" w:hAnsi="Arial" w:cs="Arial"/>
                  <w:b/>
                  <w:bCs/>
                  <w:sz w:val="22"/>
                  <w:szCs w:val="22"/>
                </w:rPr>
                <w:t>:</w:t>
              </w:r>
              <w:r w:rsidR="00206ABC">
                <w:rPr>
                  <w:rFonts w:ascii="Arial" w:eastAsiaTheme="minorEastAsia" w:hAnsi="Arial" w:cs="Arial"/>
                  <w:sz w:val="22"/>
                  <w:szCs w:val="22"/>
                </w:rPr>
                <w:t xml:space="preserve"> </w:t>
              </w:r>
              <w:r w:rsidR="00206ABC" w:rsidRPr="007C7A20">
                <w:rPr>
                  <w:rFonts w:ascii="Arial" w:eastAsiaTheme="minorEastAsia" w:hAnsi="Arial" w:cs="Arial"/>
                  <w:sz w:val="22"/>
                  <w:szCs w:val="22"/>
                </w:rPr>
                <w:t xml:space="preserve">Histologic sections stained with Kinyon’s acid fast stain in zebrafish exposed to </w:t>
              </w:r>
              <w:r w:rsidR="00206ABC">
                <w:rPr>
                  <w:rFonts w:ascii="Arial" w:eastAsiaTheme="minorEastAsia" w:hAnsi="Arial" w:cs="Arial"/>
                  <w:i/>
                  <w:iCs/>
                  <w:sz w:val="22"/>
                  <w:szCs w:val="22"/>
                </w:rPr>
                <w:t>Mycobacterium</w:t>
              </w:r>
            </w:ins>
          </w:p>
          <w:p w14:paraId="431F5078" w14:textId="21142AEC" w:rsidR="00206ABC" w:rsidRDefault="003F7B03" w:rsidP="003F7B03">
            <w:pPr>
              <w:spacing w:line="480" w:lineRule="auto"/>
              <w:rPr>
                <w:rFonts w:ascii="Arial" w:eastAsiaTheme="minorEastAsia" w:hAnsi="Arial"/>
                <w:sz w:val="22"/>
                <w:rPrChange w:id="67" w:author="Sieler Jr, Michael James" w:date="2023-06-13T12:11:00Z">
                  <w:rPr>
                    <w:rFonts w:ascii="Arial" w:eastAsiaTheme="minorEastAsia" w:hAnsi="Arial"/>
                    <w:b/>
                    <w:sz w:val="22"/>
                  </w:rPr>
                </w:rPrChange>
              </w:rPr>
            </w:pPr>
            <w:ins w:id="68" w:author="Sieler Jr, Michael James" w:date="2023-06-13T12:11:00Z">
              <w:r w:rsidRPr="00D25CCC">
                <w:rPr>
                  <w:rFonts w:ascii="Arial" w:eastAsiaTheme="minorEastAsia" w:hAnsi="Arial" w:cs="Arial"/>
                  <w:i/>
                  <w:iCs/>
                  <w:sz w:val="22"/>
                  <w:szCs w:val="22"/>
                </w:rPr>
                <w:t>C</w:t>
              </w:r>
              <w:r w:rsidR="00206ABC" w:rsidRPr="00D25CCC">
                <w:rPr>
                  <w:rFonts w:ascii="Arial" w:eastAsiaTheme="minorEastAsia" w:hAnsi="Arial" w:cs="Arial"/>
                  <w:i/>
                  <w:iCs/>
                  <w:sz w:val="22"/>
                  <w:szCs w:val="22"/>
                </w:rPr>
                <w:t>helonae</w:t>
              </w:r>
            </w:ins>
            <w:r>
              <w:rPr>
                <w:rFonts w:ascii="Arial" w:eastAsiaTheme="minorEastAsia" w:hAnsi="Arial" w:cs="Arial"/>
                <w:sz w:val="22"/>
                <w:szCs w:val="22"/>
              </w:rPr>
              <w:t xml:space="preserve"> examined at 15 w</w:t>
            </w:r>
            <w:ins w:id="69" w:author="Sieler Jr, Michael James" w:date="2023-06-20T10:27:00Z">
              <w:r w:rsidR="006C639E">
                <w:rPr>
                  <w:rFonts w:ascii="Arial" w:eastAsiaTheme="minorEastAsia" w:hAnsi="Arial" w:cs="Arial"/>
                  <w:sz w:val="22"/>
                  <w:szCs w:val="22"/>
                </w:rPr>
                <w:t>ee</w:t>
              </w:r>
            </w:ins>
            <w:r>
              <w:rPr>
                <w:rFonts w:ascii="Arial" w:eastAsiaTheme="minorEastAsia" w:hAnsi="Arial" w:cs="Arial"/>
                <w:sz w:val="22"/>
                <w:szCs w:val="22"/>
              </w:rPr>
              <w:t>k post exposure.</w:t>
            </w:r>
            <w:ins w:id="70" w:author="Sieler Jr, Michael James" w:date="2023-06-13T12:11:00Z">
              <w:r w:rsidR="00206ABC" w:rsidRPr="007C7A20">
                <w:rPr>
                  <w:rFonts w:ascii="Arial" w:eastAsiaTheme="minorEastAsia" w:hAnsi="Arial" w:cs="Arial"/>
                  <w:sz w:val="22"/>
                  <w:szCs w:val="22"/>
                </w:rPr>
                <w:t xml:space="preserve"> Arrow = acid fast bacteria. </w:t>
              </w:r>
              <w:r w:rsidR="00206ABC" w:rsidRPr="00D25CCC">
                <w:rPr>
                  <w:rFonts w:ascii="Arial" w:eastAsiaTheme="minorEastAsia" w:hAnsi="Arial" w:cs="Arial"/>
                  <w:b/>
                  <w:bCs/>
                  <w:sz w:val="22"/>
                  <w:szCs w:val="22"/>
                </w:rPr>
                <w:t>(A)</w:t>
              </w:r>
              <w:r w:rsidR="00206ABC" w:rsidRPr="007C7A20">
                <w:rPr>
                  <w:rFonts w:ascii="Arial" w:eastAsiaTheme="minorEastAsia" w:hAnsi="Arial" w:cs="Arial"/>
                  <w:sz w:val="22"/>
                  <w:szCs w:val="22"/>
                </w:rPr>
                <w:t xml:space="preserve"> Bacteria in intestinal lumen </w:t>
              </w:r>
              <w:r w:rsidR="00206ABC">
                <w:rPr>
                  <w:rFonts w:ascii="Arial" w:eastAsiaTheme="minorEastAsia" w:hAnsi="Arial" w:cs="Arial"/>
                  <w:sz w:val="22"/>
                  <w:szCs w:val="22"/>
                </w:rPr>
                <w:t>(</w:t>
              </w:r>
              <w:r w:rsidR="00206ABC" w:rsidRPr="007C7A20">
                <w:rPr>
                  <w:rFonts w:ascii="Arial" w:eastAsiaTheme="minorEastAsia" w:hAnsi="Arial" w:cs="Arial"/>
                  <w:sz w:val="22"/>
                  <w:szCs w:val="22"/>
                </w:rPr>
                <w:t>E = intestinal</w:t>
              </w:r>
            </w:ins>
            <w:r>
              <w:rPr>
                <w:rFonts w:ascii="Arial" w:eastAsiaTheme="minorEastAsia" w:hAnsi="Arial" w:cs="Arial"/>
                <w:sz w:val="22"/>
                <w:szCs w:val="22"/>
              </w:rPr>
              <w:t xml:space="preserve"> </w:t>
            </w:r>
            <w:ins w:id="71" w:author="Sieler Jr, Michael James" w:date="2023-06-13T12:11:00Z">
              <w:r w:rsidR="00206ABC" w:rsidRPr="007C7A20">
                <w:rPr>
                  <w:rFonts w:ascii="Arial" w:eastAsiaTheme="minorEastAsia" w:hAnsi="Arial" w:cs="Arial"/>
                  <w:sz w:val="22"/>
                  <w:szCs w:val="22"/>
                </w:rPr>
                <w:t>epithelium</w:t>
              </w:r>
              <w:r w:rsidR="00206ABC">
                <w:rPr>
                  <w:rFonts w:ascii="Arial" w:eastAsiaTheme="minorEastAsia" w:hAnsi="Arial" w:cs="Arial"/>
                  <w:sz w:val="22"/>
                  <w:szCs w:val="22"/>
                </w:rPr>
                <w:t xml:space="preserve">, </w:t>
              </w:r>
              <w:r w:rsidR="00206ABC" w:rsidRPr="007C7A20">
                <w:rPr>
                  <w:rFonts w:ascii="Arial" w:eastAsiaTheme="minorEastAsia" w:hAnsi="Arial" w:cs="Arial"/>
                  <w:sz w:val="22"/>
                  <w:szCs w:val="22"/>
                </w:rPr>
                <w:t xml:space="preserve">Bar = 25 </w:t>
              </w:r>
              <w:r w:rsidR="00206ABC">
                <w:rPr>
                  <w:rFonts w:ascii="Arial" w:eastAsiaTheme="minorEastAsia" w:hAnsi="Arial" w:cs="Arial"/>
                  <w:sz w:val="22"/>
                  <w:szCs w:val="22"/>
                </w:rPr>
                <w:t>µ</w:t>
              </w:r>
              <w:r w:rsidR="00206ABC" w:rsidRPr="007C7A20">
                <w:rPr>
                  <w:rFonts w:ascii="Arial" w:eastAsiaTheme="minorEastAsia" w:hAnsi="Arial" w:cs="Arial"/>
                  <w:sz w:val="22"/>
                  <w:szCs w:val="22"/>
                </w:rPr>
                <w:t>m</w:t>
              </w:r>
              <w:r w:rsidR="00206ABC">
                <w:rPr>
                  <w:rFonts w:ascii="Arial" w:eastAsiaTheme="minorEastAsia" w:hAnsi="Arial" w:cs="Arial"/>
                  <w:sz w:val="22"/>
                  <w:szCs w:val="22"/>
                </w:rPr>
                <w:t>)</w:t>
              </w:r>
              <w:r w:rsidR="00206ABC" w:rsidRPr="007C7A20">
                <w:rPr>
                  <w:rFonts w:ascii="Arial" w:eastAsiaTheme="minorEastAsia" w:hAnsi="Arial" w:cs="Arial"/>
                  <w:sz w:val="22"/>
                  <w:szCs w:val="22"/>
                </w:rPr>
                <w:t xml:space="preserve">. </w:t>
              </w:r>
              <w:r w:rsidR="00206ABC" w:rsidRPr="00D25CCC">
                <w:rPr>
                  <w:rFonts w:ascii="Arial" w:eastAsiaTheme="minorEastAsia" w:hAnsi="Arial" w:cs="Arial"/>
                  <w:b/>
                  <w:bCs/>
                  <w:sz w:val="22"/>
                  <w:szCs w:val="22"/>
                </w:rPr>
                <w:t>(B)</w:t>
              </w:r>
              <w:r w:rsidR="00206ABC" w:rsidRPr="007C7A20">
                <w:rPr>
                  <w:rFonts w:ascii="Arial" w:eastAsiaTheme="minorEastAsia" w:hAnsi="Arial" w:cs="Arial"/>
                  <w:sz w:val="22"/>
                  <w:szCs w:val="22"/>
                </w:rPr>
                <w:t xml:space="preserve"> Testis with two granulomas with acid fast bacteria. </w:t>
              </w:r>
              <w:r w:rsidR="00206ABC" w:rsidRPr="00D25CCC">
                <w:rPr>
                  <w:rFonts w:ascii="Arial" w:eastAsiaTheme="minorEastAsia" w:hAnsi="Arial" w:cs="Arial"/>
                  <w:b/>
                  <w:bCs/>
                  <w:sz w:val="22"/>
                  <w:szCs w:val="22"/>
                </w:rPr>
                <w:t>(C)</w:t>
              </w:r>
              <w:r w:rsidR="00206ABC" w:rsidRPr="007C7A20">
                <w:rPr>
                  <w:rFonts w:ascii="Arial" w:eastAsiaTheme="minorEastAsia" w:hAnsi="Arial" w:cs="Arial"/>
                  <w:sz w:val="22"/>
                  <w:szCs w:val="22"/>
                </w:rPr>
                <w:t xml:space="preserve"> Ovary with two granulomas, one</w:t>
              </w:r>
              <w:r w:rsidR="00206ABC">
                <w:rPr>
                  <w:rFonts w:ascii="Arial" w:eastAsiaTheme="minorEastAsia" w:hAnsi="Arial" w:cs="Arial"/>
                  <w:sz w:val="22"/>
                  <w:szCs w:val="22"/>
                </w:rPr>
                <w:t xml:space="preserve"> </w:t>
              </w:r>
              <w:r w:rsidR="00206ABC" w:rsidRPr="007C7A20">
                <w:rPr>
                  <w:rFonts w:ascii="Arial" w:eastAsiaTheme="minorEastAsia" w:hAnsi="Arial" w:cs="Arial"/>
                  <w:sz w:val="22"/>
                  <w:szCs w:val="22"/>
                </w:rPr>
                <w:t>containing abundant acid fast bacteria.</w:t>
              </w:r>
              <w:r w:rsidR="00206ABC">
                <w:rPr>
                  <w:rFonts w:ascii="Arial" w:eastAsiaTheme="minorEastAsia" w:hAnsi="Arial" w:cs="Arial"/>
                  <w:sz w:val="22"/>
                  <w:szCs w:val="22"/>
                </w:rPr>
                <w:t xml:space="preserve"> </w:t>
              </w:r>
              <w:r w:rsidR="00206ABC" w:rsidRPr="00D25CCC">
                <w:rPr>
                  <w:rFonts w:ascii="Arial" w:eastAsiaTheme="minorEastAsia" w:hAnsi="Arial" w:cs="Arial"/>
                  <w:b/>
                  <w:bCs/>
                  <w:sz w:val="22"/>
                  <w:szCs w:val="22"/>
                </w:rPr>
                <w:t xml:space="preserve">(D) </w:t>
              </w:r>
              <w:r w:rsidR="00206ABC">
                <w:rPr>
                  <w:rFonts w:ascii="Arial" w:eastAsiaTheme="minorEastAsia" w:hAnsi="Arial" w:cs="Arial"/>
                  <w:sz w:val="22"/>
                  <w:szCs w:val="22"/>
                </w:rPr>
                <w:t>Infection outcome analysis of male and female fish</w:t>
              </w:r>
            </w:ins>
            <w:ins w:id="72" w:author="Sieler Jr, Michael James" w:date="2023-06-20T10:43:00Z">
              <w:r w:rsidR="00E3029A">
                <w:rPr>
                  <w:rFonts w:ascii="Arial" w:eastAsiaTheme="minorEastAsia" w:hAnsi="Arial" w:cs="Arial"/>
                  <w:sz w:val="22"/>
                  <w:szCs w:val="22"/>
                </w:rPr>
                <w:t xml:space="preserve"> injected with </w:t>
              </w:r>
              <w:r w:rsidR="00E3029A" w:rsidRPr="00E3029A">
                <w:rPr>
                  <w:rFonts w:ascii="Arial" w:eastAsiaTheme="minorEastAsia" w:hAnsi="Arial" w:cs="Arial"/>
                  <w:i/>
                  <w:iCs/>
                  <w:sz w:val="22"/>
                  <w:szCs w:val="22"/>
                  <w:rPrChange w:id="73" w:author="Sieler Jr, Michael James" w:date="2023-06-20T10:43:00Z">
                    <w:rPr>
                      <w:rFonts w:ascii="Arial" w:eastAsiaTheme="minorEastAsia" w:hAnsi="Arial" w:cs="Arial"/>
                      <w:sz w:val="22"/>
                      <w:szCs w:val="22"/>
                    </w:rPr>
                  </w:rPrChange>
                </w:rPr>
                <w:t>M</w:t>
              </w:r>
              <w:r w:rsidR="00E3029A">
                <w:rPr>
                  <w:rFonts w:ascii="Arial" w:eastAsiaTheme="minorEastAsia" w:hAnsi="Arial" w:cs="Arial"/>
                  <w:i/>
                  <w:iCs/>
                  <w:sz w:val="22"/>
                  <w:szCs w:val="22"/>
                </w:rPr>
                <w:t>.</w:t>
              </w:r>
              <w:r w:rsidR="00E3029A" w:rsidRPr="00E3029A">
                <w:rPr>
                  <w:rFonts w:ascii="Arial" w:eastAsiaTheme="minorEastAsia" w:hAnsi="Arial" w:cs="Arial"/>
                  <w:i/>
                  <w:iCs/>
                  <w:sz w:val="22"/>
                  <w:szCs w:val="22"/>
                  <w:rPrChange w:id="74" w:author="Sieler Jr, Michael James" w:date="2023-06-20T10:43:00Z">
                    <w:rPr>
                      <w:rFonts w:ascii="Arial" w:eastAsiaTheme="minorEastAsia" w:hAnsi="Arial" w:cs="Arial"/>
                      <w:sz w:val="22"/>
                      <w:szCs w:val="22"/>
                    </w:rPr>
                  </w:rPrChange>
                </w:rPr>
                <w:t xml:space="preserve"> chelonae</w:t>
              </w:r>
            </w:ins>
            <w:ins w:id="75" w:author="Sieler Jr, Michael James" w:date="2023-06-13T12:11:00Z">
              <w:r w:rsidR="00206ABC">
                <w:rPr>
                  <w:rFonts w:ascii="Arial" w:eastAsiaTheme="minorEastAsia" w:hAnsi="Arial" w:cs="Arial"/>
                  <w:sz w:val="22"/>
                  <w:szCs w:val="22"/>
                </w:rPr>
                <w:t xml:space="preserve"> (n = 66). All </w:t>
              </w:r>
            </w:ins>
            <w:r>
              <w:rPr>
                <w:rFonts w:ascii="Arial" w:eastAsiaTheme="minorEastAsia" w:hAnsi="Arial" w:cs="Arial"/>
                <w:sz w:val="22"/>
                <w:szCs w:val="22"/>
              </w:rPr>
              <w:t xml:space="preserve">exposed </w:t>
            </w:r>
            <w:ins w:id="76" w:author="Sieler Jr, Michael James" w:date="2023-06-13T12:11:00Z">
              <w:r w:rsidR="00206ABC">
                <w:rPr>
                  <w:rFonts w:ascii="Arial" w:eastAsiaTheme="minorEastAsia" w:hAnsi="Arial" w:cs="Arial"/>
                  <w:sz w:val="22"/>
                  <w:szCs w:val="22"/>
                </w:rPr>
                <w:t>female fish were positive for infections, but male fish differed in infection outcomes depending on diet.</w:t>
              </w:r>
            </w:ins>
          </w:p>
        </w:tc>
      </w:tr>
    </w:tbl>
    <w:p w14:paraId="51F136D4" w14:textId="77777777" w:rsidR="00206ABC" w:rsidRDefault="00206ABC">
      <w:pPr>
        <w:rPr>
          <w:rFonts w:ascii="Arial" w:eastAsia="Calibri" w:hAnsi="Arial"/>
          <w:color w:val="000000" w:themeColor="text1"/>
          <w:sz w:val="22"/>
          <w:rPrChange w:id="77" w:author="Sieler Jr, Michael James" w:date="2023-06-13T12:11:00Z">
            <w:rPr>
              <w:rFonts w:ascii="Arial" w:eastAsia="Calibri" w:hAnsi="Arial"/>
              <w:sz w:val="22"/>
            </w:rPr>
          </w:rPrChange>
        </w:rPr>
        <w:pPrChange w:id="78" w:author="Sieler Jr, Michael James" w:date="2023-06-13T12:11:00Z">
          <w:pPr>
            <w:spacing w:line="480" w:lineRule="auto"/>
          </w:pPr>
        </w:pPrChange>
      </w:pPr>
    </w:p>
    <w:p w14:paraId="1F07CCA0" w14:textId="77777777" w:rsidR="00882681" w:rsidRPr="00890188" w:rsidRDefault="13449EE1" w:rsidP="00D0661F">
      <w:pPr>
        <w:spacing w:line="480" w:lineRule="auto"/>
        <w:rPr>
          <w:del w:id="79" w:author="Sieler Jr, Michael James" w:date="2023-06-13T12:11:00Z"/>
          <w:rFonts w:ascii="Arial" w:eastAsiaTheme="minorEastAsia" w:hAnsi="Arial" w:cs="Arial"/>
          <w:sz w:val="22"/>
          <w:szCs w:val="22"/>
        </w:rPr>
      </w:pPr>
      <w:del w:id="80" w:author="Sieler Jr, Michael James" w:date="2023-06-13T12:11:00Z">
        <w:r w:rsidRPr="00890188">
          <w:rPr>
            <w:rFonts w:ascii="Arial" w:eastAsiaTheme="minorEastAsia" w:hAnsi="Arial" w:cs="Arial"/>
            <w:sz w:val="22"/>
            <w:szCs w:val="22"/>
          </w:rPr>
          <w:delText>Lastly</w:delText>
        </w:r>
      </w:del>
      <w:ins w:id="81" w:author="Sieler Jr, Michael James" w:date="2023-06-13T12:11:00Z">
        <w:r w:rsidR="5781AB9A" w:rsidRPr="5781AB9A">
          <w:rPr>
            <w:rFonts w:ascii="Arial" w:eastAsiaTheme="minorEastAsia" w:hAnsi="Arial" w:cs="Arial"/>
            <w:sz w:val="22"/>
            <w:szCs w:val="22"/>
          </w:rPr>
          <w:t>Next</w:t>
        </w:r>
      </w:ins>
      <w:r w:rsidR="5781AB9A" w:rsidRPr="5781AB9A">
        <w:rPr>
          <w:rFonts w:ascii="Arial" w:eastAsiaTheme="minorEastAsia" w:hAnsi="Arial" w:cs="Arial"/>
          <w:sz w:val="22"/>
          <w:szCs w:val="22"/>
        </w:rPr>
        <w:t xml:space="preserve">, we sought to determine how </w:t>
      </w:r>
      <w:del w:id="82" w:author="Sieler Jr, Michael James" w:date="2023-06-13T12:11:00Z">
        <w:r w:rsidRPr="00890188">
          <w:rPr>
            <w:rFonts w:ascii="Arial" w:eastAsiaTheme="minorEastAsia" w:hAnsi="Arial" w:cs="Arial"/>
            <w:sz w:val="22"/>
            <w:szCs w:val="22"/>
          </w:rPr>
          <w:delText>diet impacts the gut microbiome’s sensitivity to exogenous stressors, in particular exposure</w:delText>
        </w:r>
      </w:del>
      <w:ins w:id="83" w:author="Sieler Jr, Michael James" w:date="2023-06-13T12:11:00Z">
        <w:r w:rsidR="5781AB9A" w:rsidRPr="5781AB9A">
          <w:rPr>
            <w:rFonts w:ascii="Arial" w:eastAsiaTheme="minorEastAsia" w:hAnsi="Arial" w:cs="Arial"/>
            <w:sz w:val="22"/>
            <w:szCs w:val="22"/>
          </w:rPr>
          <w:t>zebrafish respond</w:t>
        </w:r>
      </w:ins>
      <w:r w:rsidR="5781AB9A" w:rsidRPr="5781AB9A">
        <w:rPr>
          <w:rFonts w:ascii="Arial" w:eastAsiaTheme="minorEastAsia" w:hAnsi="Arial" w:cs="Arial"/>
          <w:sz w:val="22"/>
          <w:szCs w:val="22"/>
        </w:rPr>
        <w:t xml:space="preserve"> to the common pathogen of zebrafis</w:t>
      </w:r>
      <w:r w:rsidR="5781AB9A" w:rsidRPr="5781AB9A">
        <w:rPr>
          <w:rFonts w:ascii="Arial" w:eastAsiaTheme="minorEastAsia" w:hAnsi="Arial" w:cs="Arial"/>
          <w:color w:val="000000" w:themeColor="text1"/>
          <w:sz w:val="22"/>
          <w:szCs w:val="22"/>
        </w:rPr>
        <w:t xml:space="preserve">h, </w:t>
      </w:r>
      <w:r w:rsidR="5781AB9A" w:rsidRPr="5781AB9A">
        <w:rPr>
          <w:rFonts w:ascii="Arial" w:eastAsiaTheme="minorEastAsia" w:hAnsi="Arial" w:cs="Arial"/>
          <w:i/>
          <w:iCs/>
          <w:color w:val="000000" w:themeColor="text1"/>
          <w:sz w:val="22"/>
          <w:szCs w:val="22"/>
        </w:rPr>
        <w:t>Mycobacterium chelonae</w:t>
      </w:r>
      <w:r w:rsidR="5781AB9A" w:rsidRPr="5781AB9A">
        <w:rPr>
          <w:rFonts w:ascii="Arial" w:eastAsiaTheme="minorEastAsia" w:hAnsi="Arial"/>
          <w:color w:val="000000" w:themeColor="text1"/>
          <w:sz w:val="22"/>
          <w:rPrChange w:id="84" w:author="Sieler Jr, Michael James" w:date="2023-06-13T12:11:00Z">
            <w:rPr>
              <w:rFonts w:ascii="Arial" w:eastAsiaTheme="minorEastAsia" w:hAnsi="Arial"/>
              <w:i/>
              <w:color w:val="000000" w:themeColor="text1"/>
              <w:sz w:val="22"/>
            </w:rPr>
          </w:rPrChange>
        </w:rPr>
        <w:t>.</w:t>
      </w:r>
      <w:r w:rsidR="5781AB9A" w:rsidRPr="5781AB9A">
        <w:rPr>
          <w:rFonts w:ascii="Arial" w:eastAsiaTheme="minorEastAsia" w:hAnsi="Arial" w:cs="Arial"/>
          <w:color w:val="000000" w:themeColor="text1"/>
          <w:sz w:val="22"/>
          <w:szCs w:val="22"/>
        </w:rPr>
        <w:t xml:space="preserve"> Mycobacteria has been reported in zebrafish from about 40% of research facilities</w:t>
      </w:r>
      <w:ins w:id="85" w:author="Sieler Jr, Michael James" w:date="2023-06-13T12:11:00Z">
        <w:r w:rsidR="5781AB9A" w:rsidRPr="5781AB9A">
          <w:rPr>
            <w:rFonts w:ascii="Arial" w:eastAsiaTheme="minorEastAsia" w:hAnsi="Arial" w:cs="Arial"/>
            <w:color w:val="000000" w:themeColor="text1"/>
            <w:sz w:val="22"/>
            <w:szCs w:val="22"/>
          </w:rPr>
          <w:t xml:space="preserve"> and is a major driver of mortality across research facilities </w:t>
        </w:r>
      </w:ins>
      <w:r w:rsidR="0061770C" w:rsidRPr="5781AB9A">
        <w:rPr>
          <w:rFonts w:ascii="Arial" w:eastAsiaTheme="minorEastAsia" w:hAnsi="Arial" w:cs="Arial"/>
          <w:sz w:val="22"/>
          <w:szCs w:val="22"/>
        </w:rPr>
        <w:fldChar w:fldCharType="begin"/>
      </w:r>
      <w:r w:rsidR="0061770C" w:rsidRPr="5781AB9A">
        <w:rPr>
          <w:rFonts w:ascii="Arial" w:eastAsiaTheme="minorEastAsia" w:hAnsi="Arial" w:cs="Arial"/>
          <w:sz w:val="22"/>
          <w:szCs w:val="22"/>
        </w:rPr>
        <w:instrText xml:space="preserve"> ADDIN ZOTERO_ITEM CSL_CITATION {"citationID":"V6z5VZIf","properties":{"formattedCitation":"[25]","plainCitation":"[25]","noteIndex":0},"citationItems":[{"id":4639,"uris":["http://zotero.org/users/5603014/items/HJ6PQN2U"],"itemData":{"id":4639,"type":"article-journal","abstract":"During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61770C" w:rsidRPr="5781AB9A">
        <w:rPr>
          <w:rFonts w:ascii="Arial" w:eastAsiaTheme="minorEastAsia" w:hAnsi="Arial" w:cs="Arial"/>
          <w:sz w:val="22"/>
          <w:szCs w:val="22"/>
        </w:rPr>
        <w:fldChar w:fldCharType="separate"/>
      </w:r>
      <w:r w:rsidR="5781AB9A" w:rsidRPr="5781AB9A">
        <w:rPr>
          <w:rFonts w:ascii="Arial" w:hAnsi="Arial" w:cs="Arial"/>
          <w:sz w:val="22"/>
          <w:szCs w:val="22"/>
        </w:rPr>
        <w:t>[25]</w:t>
      </w:r>
      <w:r w:rsidR="0061770C" w:rsidRPr="5781AB9A">
        <w:rPr>
          <w:rFonts w:ascii="Arial" w:eastAsiaTheme="minorEastAsia" w:hAnsi="Arial" w:cs="Arial"/>
          <w:sz w:val="22"/>
          <w:szCs w:val="22"/>
        </w:rPr>
        <w:fldChar w:fldCharType="end"/>
      </w:r>
      <w:r w:rsidR="5781AB9A" w:rsidRPr="5781AB9A">
        <w:rPr>
          <w:rFonts w:ascii="Arial" w:eastAsiaTheme="minorEastAsia" w:hAnsi="Arial" w:cs="Arial"/>
          <w:sz w:val="22"/>
          <w:szCs w:val="22"/>
        </w:rPr>
        <w:t xml:space="preserve">. </w:t>
      </w:r>
    </w:p>
    <w:p w14:paraId="0941E5B4" w14:textId="77777777" w:rsidR="00882681" w:rsidRPr="00890188" w:rsidRDefault="00882681" w:rsidP="00D0661F">
      <w:pPr>
        <w:spacing w:line="480" w:lineRule="auto"/>
        <w:rPr>
          <w:del w:id="86" w:author="Sieler Jr, Michael James" w:date="2023-06-13T12:11:00Z"/>
          <w:rFonts w:ascii="Arial" w:eastAsiaTheme="minorEastAsia" w:hAnsi="Arial" w:cs="Arial"/>
          <w:sz w:val="22"/>
          <w:szCs w:val="22"/>
        </w:rPr>
      </w:pPr>
    </w:p>
    <w:p w14:paraId="00576C98" w14:textId="6DC8B27D" w:rsidR="0061770C" w:rsidRPr="00890188" w:rsidRDefault="00CD43C6" w:rsidP="5DC3C7BF">
      <w:pPr>
        <w:spacing w:line="480" w:lineRule="auto"/>
        <w:rPr>
          <w:rFonts w:ascii="Arial" w:eastAsiaTheme="minorEastAsia" w:hAnsi="Arial" w:cs="Arial"/>
          <w:sz w:val="22"/>
          <w:szCs w:val="22"/>
        </w:rPr>
      </w:pPr>
      <w:del w:id="87" w:author="Sieler Jr, Michael James" w:date="2023-06-13T12:11:00Z">
        <w:r w:rsidRPr="00890188">
          <w:rPr>
            <w:rFonts w:ascii="Arial" w:eastAsiaTheme="minorEastAsia" w:hAnsi="Arial" w:cs="Arial"/>
            <w:sz w:val="22"/>
            <w:szCs w:val="22"/>
          </w:rPr>
          <w:delText>The</w:delText>
        </w:r>
      </w:del>
      <w:ins w:id="88" w:author="Sieler Jr, Michael James" w:date="2023-06-13T12:11:00Z">
        <w:r w:rsidR="5781AB9A" w:rsidRPr="00F46E64">
          <w:rPr>
            <w:rFonts w:ascii="Arial" w:eastAsiaTheme="minorEastAsia" w:hAnsi="Arial" w:cs="Arial"/>
            <w:i/>
            <w:iCs/>
            <w:sz w:val="22"/>
            <w:szCs w:val="22"/>
          </w:rPr>
          <w:t>Mycobacterium chelonae</w:t>
        </w:r>
      </w:ins>
      <w:r w:rsidR="5781AB9A" w:rsidRPr="5781AB9A">
        <w:rPr>
          <w:rFonts w:ascii="Arial" w:eastAsiaTheme="minorEastAsia" w:hAnsi="Arial" w:cs="Arial"/>
          <w:sz w:val="22"/>
          <w:szCs w:val="22"/>
        </w:rPr>
        <w:t xml:space="preserve"> infection is usually only diagnosed by histology, and hence is only diagnosed to the genus level based on the presence of acid-fast bacteria. When species identifications are made using molecular methods, the identification is most frequently </w:t>
      </w:r>
      <w:r w:rsidR="5781AB9A" w:rsidRPr="5781AB9A">
        <w:rPr>
          <w:rFonts w:ascii="Arial" w:eastAsiaTheme="minorEastAsia" w:hAnsi="Arial"/>
          <w:i/>
          <w:iCs/>
          <w:sz w:val="22"/>
          <w:szCs w:val="22"/>
        </w:rPr>
        <w:t>M. chelonae</w:t>
      </w:r>
      <w:r w:rsidR="0061770C" w:rsidRPr="5781AB9A">
        <w:rPr>
          <w:rFonts w:ascii="Arial" w:eastAsiaTheme="minorEastAsia" w:hAnsi="Arial" w:cs="Arial"/>
          <w:sz w:val="22"/>
          <w:szCs w:val="22"/>
        </w:rPr>
        <w:fldChar w:fldCharType="begin"/>
      </w:r>
      <w:r w:rsidR="0061770C" w:rsidRPr="5781AB9A">
        <w:rPr>
          <w:rFonts w:ascii="Arial" w:eastAsiaTheme="minorEastAsia" w:hAnsi="Arial" w:cs="Arial"/>
          <w:sz w:val="22"/>
          <w:szCs w:val="22"/>
        </w:rPr>
        <w:instrText xml:space="preserve"> ADDIN ZOTERO_ITEM CSL_CITATION {"citationID":"Cru0l9e7","properties":{"formattedCitation":"[26]","plainCitation":"[26]","noteIndex":0},"citationItems":[{"id":8413,"uris":["http://zotero.org/users/5603014/items/Z2K2I2XN"],"itemData":{"id":8413,"type":"article-journal","container-title":"Journal of Fish Diseases","DOI":"10.1111/j.1365-2761.2006.00729.x","ISSN":"0140-7775, 1365-2761","issue":"7","journalAbbreviation":"J Fish Diseases","language":"en","page":"383-393","source":"DOI.org (Crossref)","title":"Distribution of mycobacteria in clinically healthy ornamental fish and their aquarium environment","volume":"29","author":[{"family":"Beran","given":"V"},{"family":"Matlova","given":"L"},{"family":"Dvorska","given":"L"},{"family":"Svastova","given":"P"},{"family":"Pavlik","given":"I"}],"issued":{"date-parts":[["2006",7]]},"citation-key":"beran2006"}}],"schema":"https://github.com/citation-style-language/schema/raw/master/csl-citation.json"} </w:instrText>
      </w:r>
      <w:r w:rsidR="0061770C" w:rsidRPr="5781AB9A">
        <w:rPr>
          <w:rFonts w:ascii="Arial" w:eastAsiaTheme="minorEastAsia" w:hAnsi="Arial" w:cs="Arial"/>
          <w:sz w:val="22"/>
          <w:szCs w:val="22"/>
        </w:rPr>
        <w:fldChar w:fldCharType="separate"/>
      </w:r>
      <w:r w:rsidR="5781AB9A" w:rsidRPr="5781AB9A">
        <w:rPr>
          <w:rFonts w:ascii="Arial" w:hAnsi="Arial" w:cs="Arial"/>
          <w:sz w:val="22"/>
          <w:szCs w:val="22"/>
        </w:rPr>
        <w:t>[26]</w:t>
      </w:r>
      <w:r w:rsidR="0061770C" w:rsidRPr="5781AB9A">
        <w:rPr>
          <w:rFonts w:ascii="Arial" w:eastAsiaTheme="minorEastAsia" w:hAnsi="Arial" w:cs="Arial"/>
          <w:sz w:val="22"/>
          <w:szCs w:val="22"/>
        </w:rPr>
        <w:fldChar w:fldCharType="end"/>
      </w:r>
      <w:r w:rsidR="5781AB9A" w:rsidRPr="5781AB9A">
        <w:rPr>
          <w:rFonts w:ascii="Arial" w:eastAsiaTheme="minorEastAsia" w:hAnsi="Arial" w:cs="Arial"/>
          <w:sz w:val="22"/>
          <w:szCs w:val="22"/>
        </w:rPr>
        <w:t xml:space="preserve">. </w:t>
      </w:r>
      <w:r w:rsidR="5781AB9A" w:rsidRPr="5781AB9A">
        <w:rPr>
          <w:rFonts w:ascii="Arial" w:hAnsi="Arial" w:cs="Arial"/>
          <w:sz w:val="22"/>
          <w:szCs w:val="22"/>
        </w:rPr>
        <w:t>It is hypothesized to be introduced through diet early in life</w:t>
      </w:r>
      <w:r w:rsidR="0061770C" w:rsidRPr="5781AB9A">
        <w:rPr>
          <w:rFonts w:ascii="Arial" w:hAnsi="Arial" w:cs="Arial"/>
          <w:sz w:val="22"/>
          <w:szCs w:val="22"/>
        </w:rPr>
        <w:fldChar w:fldCharType="begin"/>
      </w:r>
      <w:r w:rsidR="0061770C" w:rsidRPr="5781AB9A">
        <w:rPr>
          <w:rFonts w:ascii="Arial" w:hAnsi="Arial" w:cs="Arial"/>
          <w:sz w:val="22"/>
          <w:szCs w:val="22"/>
        </w:rPr>
        <w:instrText xml:space="preserve"> ADDIN ZOTERO_ITEM CSL_CITATION {"citationID":"17xZ2UYx","properties":{"formattedCitation":"[25, 27, 28]","plainCitation":"[25, 27, 28]","noteIndex":0},"citationItems":[{"id":4639,"uris":["http://zotero.org/users/5603014/items/HJ6PQN2U"],"itemData":{"id":4639,"type":"article-journal","abstract":"During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id":12,"uris":["http://zotero.org/users/5603014/items/87QW2F9B"],"itemData":{"id":12,"type":"article-journal","issue":"2","journalAbbreviation":"ILAR Journal","note":"number: 2","page":"89-94","title":"Use of Zebrafish in Research and Importance of Health and Husbandry","volume":"53","author":[{"family":"Kent","given":"Michael"},{"family":"Varga","given":"Zoltán"}],"issued":{"date-parts":[["2012"]]},"citation-key":"kent2012"}},{"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M."}],"issued":{"date-parts":[["2019"]]},"citation-key":"chang2019"}}],"schema":"https://github.com/citation-style-language/schema/raw/master/csl-citation.json"} </w:instrText>
      </w:r>
      <w:r w:rsidR="0061770C" w:rsidRPr="5781AB9A">
        <w:rPr>
          <w:rFonts w:ascii="Arial" w:hAnsi="Arial" w:cs="Arial"/>
          <w:sz w:val="22"/>
          <w:szCs w:val="22"/>
        </w:rPr>
        <w:fldChar w:fldCharType="separate"/>
      </w:r>
      <w:r w:rsidR="5781AB9A" w:rsidRPr="5781AB9A">
        <w:rPr>
          <w:rFonts w:ascii="Arial" w:hAnsi="Arial" w:cs="Arial"/>
          <w:sz w:val="22"/>
          <w:szCs w:val="22"/>
        </w:rPr>
        <w:t>[25, 27, 28]</w:t>
      </w:r>
      <w:r w:rsidR="0061770C" w:rsidRPr="5781AB9A">
        <w:rPr>
          <w:rFonts w:ascii="Arial" w:hAnsi="Arial" w:cs="Arial"/>
          <w:sz w:val="22"/>
          <w:szCs w:val="22"/>
        </w:rPr>
        <w:fldChar w:fldCharType="end"/>
      </w:r>
      <w:r w:rsidR="5781AB9A" w:rsidRPr="5781AB9A">
        <w:rPr>
          <w:rFonts w:ascii="Arial" w:hAnsi="Arial" w:cs="Arial"/>
          <w:sz w:val="22"/>
          <w:szCs w:val="22"/>
        </w:rPr>
        <w:t xml:space="preserve">. </w:t>
      </w:r>
      <w:r w:rsidR="5781AB9A" w:rsidRPr="5781AB9A">
        <w:rPr>
          <w:rFonts w:ascii="Arial" w:hAnsi="Arial" w:cs="Arial"/>
          <w:i/>
          <w:iCs/>
          <w:sz w:val="22"/>
          <w:szCs w:val="22"/>
        </w:rPr>
        <w:t>M. chelonae</w:t>
      </w:r>
      <w:r w:rsidR="5781AB9A" w:rsidRPr="5781AB9A">
        <w:rPr>
          <w:rFonts w:ascii="Arial" w:hAnsi="Arial" w:cs="Arial"/>
          <w:sz w:val="22"/>
          <w:szCs w:val="22"/>
        </w:rPr>
        <w:t xml:space="preserve"> forms granulomas coelomic organs, swim bladder and kidney, and in many cases</w:t>
      </w:r>
      <w:del w:id="89" w:author="Sieler Jr, Michael James" w:date="2023-06-13T12:11:00Z">
        <w:r w:rsidR="00EB787A" w:rsidRPr="00890188">
          <w:rPr>
            <w:rFonts w:ascii="Arial" w:hAnsi="Arial" w:cs="Arial"/>
            <w:sz w:val="22"/>
            <w:szCs w:val="22"/>
          </w:rPr>
          <w:delText xml:space="preserve"> it ultimately causes death. </w:delText>
        </w:r>
        <w:r w:rsidR="13449EE1" w:rsidRPr="00890188">
          <w:rPr>
            <w:rFonts w:ascii="Arial" w:hAnsi="Arial" w:cs="Arial"/>
            <w:sz w:val="22"/>
            <w:szCs w:val="22"/>
          </w:rPr>
          <w:delText>These can introduce inconsistencies in study outcomes, but the impacts on the gut microbiome are not known</w:delText>
        </w:r>
        <w:r w:rsidR="577E9FC0" w:rsidRPr="00890188">
          <w:rPr>
            <w:rFonts w:ascii="Arial" w:hAnsi="Arial" w:cs="Arial"/>
            <w:sz w:val="22"/>
            <w:szCs w:val="22"/>
          </w:rPr>
          <w:fldChar w:fldCharType="begin"/>
        </w:r>
        <w:r w:rsidR="006258E4">
          <w:rPr>
            <w:rFonts w:ascii="Arial" w:hAnsi="Arial" w:cs="Arial"/>
            <w:sz w:val="22"/>
            <w:szCs w:val="22"/>
          </w:rPr>
          <w:delInstrText xml:space="preserve"> ADDIN ZOTERO_ITEM CSL_CITATION {"citationID":"OE8Ygf7h","properties":{"formattedCitation":"[25]","plainCitation":"[25]","noteIndex":0},"citationItems":[{"id":4639,"uris":["http://zotero.org/users/5603014/items/HJ6PQN2U"],"itemData":{"id":4639,"type":"article-journal","abstract":"During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delInstrText>
        </w:r>
        <w:r w:rsidR="577E9FC0" w:rsidRPr="00890188">
          <w:rPr>
            <w:rFonts w:ascii="Arial" w:hAnsi="Arial" w:cs="Arial"/>
            <w:sz w:val="22"/>
            <w:szCs w:val="22"/>
          </w:rPr>
          <w:fldChar w:fldCharType="separate"/>
        </w:r>
        <w:r w:rsidR="00F60CEF">
          <w:rPr>
            <w:rFonts w:ascii="Arial" w:hAnsi="Arial" w:cs="Arial"/>
            <w:sz w:val="22"/>
            <w:szCs w:val="22"/>
          </w:rPr>
          <w:delText>[25]</w:delText>
        </w:r>
        <w:r w:rsidR="577E9FC0" w:rsidRPr="00890188">
          <w:rPr>
            <w:rFonts w:ascii="Arial" w:hAnsi="Arial" w:cs="Arial"/>
            <w:sz w:val="22"/>
            <w:szCs w:val="22"/>
          </w:rPr>
          <w:fldChar w:fldCharType="end"/>
        </w:r>
        <w:r w:rsidR="13449EE1" w:rsidRPr="00890188">
          <w:rPr>
            <w:rFonts w:ascii="Arial" w:hAnsi="Arial" w:cs="Arial"/>
            <w:sz w:val="22"/>
            <w:szCs w:val="22"/>
          </w:rPr>
          <w:delText>.</w:delText>
        </w:r>
        <w:r w:rsidR="13449EE1" w:rsidRPr="00890188">
          <w:rPr>
            <w:rFonts w:ascii="Arial" w:eastAsiaTheme="minorEastAsia" w:hAnsi="Arial" w:cs="Arial"/>
            <w:sz w:val="22"/>
            <w:szCs w:val="22"/>
          </w:rPr>
          <w:delText xml:space="preserve"> To clarify</w:delText>
        </w:r>
        <w:r w:rsidR="00C22BB5" w:rsidRPr="00890188">
          <w:rPr>
            <w:rFonts w:ascii="Arial" w:eastAsiaTheme="minorEastAsia" w:hAnsi="Arial" w:cs="Arial"/>
            <w:sz w:val="22"/>
            <w:szCs w:val="22"/>
          </w:rPr>
          <w:delText xml:space="preserve"> effect of </w:delText>
        </w:r>
        <w:r w:rsidR="00C22BB5" w:rsidRPr="00890188">
          <w:rPr>
            <w:rFonts w:ascii="Arial" w:eastAsiaTheme="minorEastAsia" w:hAnsi="Arial" w:cs="Arial"/>
            <w:i/>
            <w:sz w:val="22"/>
            <w:szCs w:val="22"/>
          </w:rPr>
          <w:delText>M. chelonae</w:delText>
        </w:r>
        <w:r w:rsidR="00C22BB5" w:rsidRPr="00890188">
          <w:rPr>
            <w:rFonts w:ascii="Arial" w:eastAsiaTheme="minorEastAsia" w:hAnsi="Arial" w:cs="Arial"/>
            <w:sz w:val="22"/>
            <w:szCs w:val="22"/>
          </w:rPr>
          <w:delText xml:space="preserve"> infection on the gut microbiome, and whether these effects vary by diet, </w:delText>
        </w:r>
        <w:r w:rsidR="13449EE1" w:rsidRPr="00890188">
          <w:rPr>
            <w:rFonts w:ascii="Arial" w:eastAsiaTheme="minorEastAsia" w:hAnsi="Arial" w:cs="Arial"/>
            <w:sz w:val="22"/>
            <w:szCs w:val="22"/>
          </w:rPr>
          <w:delText xml:space="preserve">we injected </w:delText>
        </w:r>
        <w:r w:rsidR="13449EE1" w:rsidRPr="00890188">
          <w:rPr>
            <w:rFonts w:ascii="Arial" w:eastAsiaTheme="minorEastAsia" w:hAnsi="Arial" w:cs="Arial"/>
            <w:i/>
            <w:iCs/>
            <w:sz w:val="22"/>
            <w:szCs w:val="22"/>
          </w:rPr>
          <w:delText>M.</w:delText>
        </w:r>
      </w:del>
      <w:ins w:id="90" w:author="Sieler Jr, Michael James" w:date="2023-06-13T12:11:00Z">
        <w:r w:rsidR="5781AB9A" w:rsidRPr="5781AB9A">
          <w:rPr>
            <w:rFonts w:ascii="Arial" w:hAnsi="Arial" w:cs="Arial"/>
            <w:sz w:val="22"/>
            <w:szCs w:val="22"/>
          </w:rPr>
          <w:t xml:space="preserve">, it ultimately causes death. </w:t>
        </w:r>
        <w:r w:rsidR="0061770C" w:rsidRPr="5781AB9A">
          <w:rPr>
            <w:rFonts w:ascii="Arial" w:hAnsi="Arial" w:cs="Arial"/>
            <w:sz w:val="22"/>
            <w:szCs w:val="22"/>
          </w:rPr>
          <w:fldChar w:fldCharType="begin"/>
        </w:r>
        <w:r w:rsidR="0092331D">
          <w:rPr>
            <w:rFonts w:ascii="Arial" w:hAnsi="Arial" w:cs="Arial"/>
            <w:sz w:val="22"/>
            <w:szCs w:val="22"/>
          </w:rPr>
          <w:instrText xml:space="preserve"> ADDIN ZOTERO_ITEM CSL_CITATION {"citationID":"OE8Ygf7h","properties":{"formattedCitation":"[25]","plainCitation":"[25]","dontUpdate":true,"noteIndex":0},"citationItems":[{"id":4639,"uris":["http://zotero.org/users/5603014/items/HJ6PQN2U"],"itemData":{"id":4639,"type":"article-journal","abstract":"During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61770C" w:rsidRPr="5781AB9A">
          <w:rPr>
            <w:rFonts w:ascii="Arial" w:hAnsi="Arial" w:cs="Arial"/>
            <w:sz w:val="22"/>
            <w:szCs w:val="22"/>
          </w:rPr>
          <w:fldChar w:fldCharType="end"/>
        </w:r>
        <w:r w:rsidR="5781AB9A" w:rsidRPr="5781AB9A">
          <w:rPr>
            <w:rFonts w:ascii="Arial" w:eastAsiaTheme="minorEastAsia" w:hAnsi="Arial" w:cs="Arial"/>
            <w:sz w:val="22"/>
            <w:szCs w:val="22"/>
          </w:rPr>
          <w:t xml:space="preserve">Despite </w:t>
        </w:r>
        <w:r w:rsidR="5781AB9A" w:rsidRPr="5781AB9A">
          <w:rPr>
            <w:rFonts w:ascii="Arial" w:eastAsiaTheme="minorEastAsia" w:hAnsi="Arial" w:cs="Arial"/>
            <w:sz w:val="22"/>
            <w:szCs w:val="22"/>
          </w:rPr>
          <w:lastRenderedPageBreak/>
          <w:t xml:space="preserve">the extensive research into the pathogenesis of </w:t>
        </w:r>
        <w:r w:rsidR="5781AB9A" w:rsidRPr="00F46E64">
          <w:rPr>
            <w:rFonts w:ascii="Arial" w:eastAsiaTheme="minorEastAsia" w:hAnsi="Arial" w:cs="Arial"/>
            <w:i/>
            <w:iCs/>
            <w:sz w:val="22"/>
            <w:szCs w:val="22"/>
          </w:rPr>
          <w:t>M. chelonae</w:t>
        </w:r>
        <w:r w:rsidR="5781AB9A" w:rsidRPr="5781AB9A">
          <w:rPr>
            <w:rFonts w:ascii="Arial" w:eastAsiaTheme="minorEastAsia" w:hAnsi="Arial" w:cs="Arial"/>
            <w:sz w:val="22"/>
            <w:szCs w:val="22"/>
          </w:rPr>
          <w:t>, very little is known about the factors that determine infection outcomes. Diet has been hypothesized to influence infections and may be a currently cryptic determinant of</w:t>
        </w:r>
        <w:r w:rsidR="5781AB9A" w:rsidRPr="00F46E64">
          <w:rPr>
            <w:rFonts w:ascii="Arial" w:eastAsiaTheme="minorEastAsia" w:hAnsi="Arial" w:cs="Arial"/>
            <w:i/>
            <w:iCs/>
            <w:sz w:val="22"/>
            <w:szCs w:val="22"/>
          </w:rPr>
          <w:t xml:space="preserve"> M. chelonae</w:t>
        </w:r>
        <w:r w:rsidR="5781AB9A" w:rsidRPr="5781AB9A">
          <w:rPr>
            <w:rFonts w:ascii="Arial" w:eastAsiaTheme="minorEastAsia" w:hAnsi="Arial" w:cs="Arial"/>
            <w:sz w:val="22"/>
            <w:szCs w:val="22"/>
          </w:rPr>
          <w:t xml:space="preserve"> infection</w:t>
        </w:r>
        <w:r w:rsidR="0092331D">
          <w:rPr>
            <w:rFonts w:ascii="Arial" w:eastAsiaTheme="minorEastAsia" w:hAnsi="Arial" w:cs="Arial"/>
            <w:sz w:val="22"/>
            <w:szCs w:val="22"/>
          </w:rPr>
          <w:fldChar w:fldCharType="begin"/>
        </w:r>
        <w:r w:rsidR="0092331D">
          <w:rPr>
            <w:rFonts w:ascii="Arial" w:eastAsiaTheme="minorEastAsia" w:hAnsi="Arial" w:cs="Arial"/>
            <w:sz w:val="22"/>
            <w:szCs w:val="22"/>
          </w:rPr>
          <w:instrText xml:space="preserve"> ADDIN ZOTERO_ITEM CSL_CITATION {"citationID":"Sk5cyMnM","properties":{"formattedCitation":"[28]","plainCitation":"[28]","noteIndex":0},"citationItems":[{"id":4634,"uris":["http://zotero.org/users/5603014/items/US3ZDRNH"],"itemData":{"id":4634,"type":"article-journal","abstract":"The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M."}],"issued":{"date-parts":[["2019"]]},"citation-key":"chang2019"}}],"schema":"https://github.com/citation-style-language/schema/raw/master/csl-citation.json"} </w:instrText>
        </w:r>
        <w:r w:rsidR="0092331D">
          <w:rPr>
            <w:rFonts w:ascii="Arial" w:eastAsiaTheme="minorEastAsia" w:hAnsi="Arial" w:cs="Arial"/>
            <w:sz w:val="22"/>
            <w:szCs w:val="22"/>
          </w:rPr>
          <w:fldChar w:fldCharType="separate"/>
        </w:r>
        <w:r w:rsidR="0092331D">
          <w:rPr>
            <w:rFonts w:ascii="Arial" w:eastAsiaTheme="minorEastAsia" w:hAnsi="Arial" w:cs="Arial"/>
            <w:noProof/>
            <w:sz w:val="22"/>
            <w:szCs w:val="22"/>
          </w:rPr>
          <w:t>[28]</w:t>
        </w:r>
        <w:r w:rsidR="0092331D">
          <w:rPr>
            <w:rFonts w:ascii="Arial" w:eastAsiaTheme="minorEastAsia" w:hAnsi="Arial" w:cs="Arial"/>
            <w:sz w:val="22"/>
            <w:szCs w:val="22"/>
          </w:rPr>
          <w:fldChar w:fldCharType="end"/>
        </w:r>
        <w:r w:rsidR="5781AB9A" w:rsidRPr="5781AB9A">
          <w:rPr>
            <w:rFonts w:ascii="Arial" w:eastAsiaTheme="minorEastAsia" w:hAnsi="Arial" w:cs="Arial"/>
            <w:sz w:val="22"/>
            <w:szCs w:val="22"/>
          </w:rPr>
          <w:t xml:space="preserve">. To clarify whether diet affects </w:t>
        </w:r>
        <w:r w:rsidR="5781AB9A" w:rsidRPr="5781AB9A">
          <w:rPr>
            <w:rFonts w:ascii="Arial" w:eastAsiaTheme="minorEastAsia" w:hAnsi="Arial" w:cs="Arial"/>
            <w:i/>
            <w:iCs/>
            <w:sz w:val="22"/>
            <w:szCs w:val="22"/>
          </w:rPr>
          <w:t>M. chelonae</w:t>
        </w:r>
        <w:r w:rsidR="5781AB9A" w:rsidRPr="5781AB9A">
          <w:rPr>
            <w:rFonts w:ascii="Arial" w:eastAsiaTheme="minorEastAsia" w:hAnsi="Arial" w:cs="Arial"/>
            <w:sz w:val="22"/>
            <w:szCs w:val="22"/>
          </w:rPr>
          <w:t xml:space="preserve"> infection, we injected </w:t>
        </w:r>
        <w:r w:rsidR="5781AB9A" w:rsidRPr="5781AB9A">
          <w:rPr>
            <w:rFonts w:ascii="Arial" w:eastAsiaTheme="minorEastAsia" w:hAnsi="Arial" w:cs="Arial"/>
            <w:i/>
            <w:iCs/>
            <w:sz w:val="22"/>
            <w:szCs w:val="22"/>
          </w:rPr>
          <w:t>M.</w:t>
        </w:r>
      </w:ins>
      <w:r w:rsidR="5781AB9A" w:rsidRPr="5781AB9A">
        <w:rPr>
          <w:rFonts w:ascii="Arial" w:eastAsiaTheme="minorEastAsia" w:hAnsi="Arial" w:cs="Arial"/>
          <w:i/>
          <w:iCs/>
          <w:sz w:val="22"/>
          <w:szCs w:val="22"/>
        </w:rPr>
        <w:t xml:space="preserve"> chelonae</w:t>
      </w:r>
      <w:r w:rsidR="5781AB9A" w:rsidRPr="5781AB9A">
        <w:rPr>
          <w:rFonts w:ascii="Arial" w:eastAsiaTheme="minorEastAsia" w:hAnsi="Arial" w:cs="Arial"/>
          <w:sz w:val="22"/>
          <w:szCs w:val="22"/>
        </w:rPr>
        <w:t xml:space="preserve"> into the coelomic cavities of fish from each diet cohort at 129 dpf following fecal collection. These </w:t>
      </w:r>
      <w:r w:rsidR="5781AB9A" w:rsidRPr="5781AB9A">
        <w:rPr>
          <w:rFonts w:ascii="Arial" w:eastAsiaTheme="minorEastAsia" w:hAnsi="Arial" w:cs="Arial"/>
          <w:i/>
          <w:iCs/>
          <w:sz w:val="22"/>
          <w:szCs w:val="22"/>
        </w:rPr>
        <w:t>M. chelonae</w:t>
      </w:r>
      <w:r w:rsidR="5781AB9A" w:rsidRPr="5781AB9A">
        <w:rPr>
          <w:rFonts w:ascii="Arial" w:eastAsiaTheme="minorEastAsia" w:hAnsi="Arial" w:cs="Arial"/>
          <w:sz w:val="22"/>
          <w:szCs w:val="22"/>
        </w:rPr>
        <w:t xml:space="preserve"> injected fish comprised the pathogen exposure cohort for this experiment, which we compared to the remaining, unexposed cohort of fish</w:t>
      </w:r>
      <w:del w:id="91" w:author="Sieler Jr, Michael James" w:date="2023-06-13T12:11:00Z">
        <w:r w:rsidR="13449EE1" w:rsidRPr="00890188">
          <w:rPr>
            <w:rFonts w:ascii="Arial" w:eastAsiaTheme="minorEastAsia" w:hAnsi="Arial" w:cs="Arial"/>
            <w:sz w:val="22"/>
            <w:szCs w:val="22"/>
          </w:rPr>
          <w:delText>.</w:delText>
        </w:r>
      </w:del>
      <w:ins w:id="92" w:author="Sieler Jr, Michael James" w:date="2023-06-13T12:11:00Z">
        <w:r w:rsidR="5781AB9A" w:rsidRPr="5781AB9A">
          <w:rPr>
            <w:rFonts w:ascii="Arial" w:eastAsiaTheme="minorEastAsia" w:hAnsi="Arial" w:cs="Arial"/>
            <w:sz w:val="22"/>
            <w:szCs w:val="22"/>
          </w:rPr>
          <w:t xml:space="preserve"> in our subsequent microbiome analyses.</w:t>
        </w:r>
      </w:ins>
      <w:r w:rsidR="5781AB9A" w:rsidRPr="5781AB9A">
        <w:rPr>
          <w:rFonts w:ascii="Arial" w:eastAsiaTheme="minorEastAsia" w:hAnsi="Arial" w:cs="Arial"/>
          <w:sz w:val="22"/>
          <w:szCs w:val="22"/>
        </w:rPr>
        <w:t xml:space="preserve"> At 214 dpf, we </w:t>
      </w:r>
      <w:del w:id="93" w:author="Sieler Jr, Michael James" w:date="2023-06-13T12:11:00Z">
        <w:r w:rsidR="13449EE1" w:rsidRPr="00890188">
          <w:rPr>
            <w:rFonts w:ascii="Arial" w:eastAsiaTheme="minorEastAsia" w:hAnsi="Arial" w:cs="Arial"/>
            <w:sz w:val="22"/>
            <w:szCs w:val="22"/>
          </w:rPr>
          <w:delText xml:space="preserve">collected fecal samples from exposed and unexposed fish to measure microbial gut diversity, composition, and taxon abundance, </w:delText>
        </w:r>
      </w:del>
      <w:r w:rsidR="5781AB9A" w:rsidRPr="5781AB9A">
        <w:rPr>
          <w:rFonts w:ascii="Arial" w:eastAsiaTheme="minorEastAsia" w:hAnsi="Arial" w:cs="Arial"/>
          <w:sz w:val="22"/>
          <w:szCs w:val="22"/>
        </w:rPr>
        <w:t xml:space="preserve">performed a histopathological analysis of intestinal tissue to assess infection </w:t>
      </w:r>
      <w:del w:id="94" w:author="Sieler Jr, Michael James" w:date="2023-06-13T12:11:00Z">
        <w:r w:rsidR="13449EE1" w:rsidRPr="00890188">
          <w:rPr>
            <w:rFonts w:ascii="Arial" w:eastAsiaTheme="minorEastAsia" w:hAnsi="Arial" w:cs="Arial"/>
            <w:sz w:val="22"/>
            <w:szCs w:val="22"/>
          </w:rPr>
          <w:delText>severity</w:delText>
        </w:r>
      </w:del>
      <w:ins w:id="95" w:author="Sieler Jr, Michael James" w:date="2023-06-13T12:11:00Z">
        <w:r w:rsidR="5781AB9A" w:rsidRPr="5781AB9A">
          <w:rPr>
            <w:rFonts w:ascii="Arial" w:eastAsiaTheme="minorEastAsia" w:hAnsi="Arial" w:cs="Arial"/>
            <w:sz w:val="22"/>
            <w:szCs w:val="22"/>
          </w:rPr>
          <w:t>rate</w:t>
        </w:r>
      </w:ins>
      <w:r w:rsidR="5781AB9A" w:rsidRPr="5781AB9A">
        <w:rPr>
          <w:rFonts w:ascii="Arial" w:eastAsiaTheme="minorEastAsia" w:hAnsi="Arial" w:cs="Arial"/>
          <w:sz w:val="22"/>
          <w:szCs w:val="22"/>
        </w:rPr>
        <w:t>, and measured body condition score</w:t>
      </w:r>
      <w:ins w:id="96" w:author="Sieler Jr, Michael James" w:date="2023-06-13T12:11:00Z">
        <w:r w:rsidR="5781AB9A" w:rsidRPr="5781AB9A">
          <w:rPr>
            <w:rFonts w:ascii="Arial" w:eastAsiaTheme="minorEastAsia" w:hAnsi="Arial" w:cs="Arial"/>
            <w:sz w:val="22"/>
            <w:szCs w:val="22"/>
          </w:rPr>
          <w:t xml:space="preserve">. These 214 dpf fish that were exposed to </w:t>
        </w:r>
        <w:r w:rsidR="5781AB9A" w:rsidRPr="00F46E64">
          <w:rPr>
            <w:rFonts w:ascii="Arial" w:eastAsiaTheme="minorEastAsia" w:hAnsi="Arial" w:cs="Arial"/>
            <w:i/>
            <w:iCs/>
            <w:sz w:val="22"/>
            <w:szCs w:val="22"/>
          </w:rPr>
          <w:t>M. chelonae</w:t>
        </w:r>
        <w:r w:rsidR="5781AB9A" w:rsidRPr="5781AB9A">
          <w:rPr>
            <w:rFonts w:ascii="Arial" w:eastAsiaTheme="minorEastAsia" w:hAnsi="Arial" w:cs="Arial"/>
            <w:sz w:val="22"/>
            <w:szCs w:val="22"/>
          </w:rPr>
          <w:t xml:space="preserve"> were utilized to determine if infection rates differ across fish as a function of diet</w:t>
        </w:r>
      </w:ins>
      <w:r w:rsidR="5781AB9A" w:rsidRPr="5781AB9A">
        <w:rPr>
          <w:rFonts w:ascii="Arial" w:eastAsiaTheme="minorEastAsia" w:hAnsi="Arial" w:cs="Arial"/>
          <w:sz w:val="22"/>
          <w:szCs w:val="22"/>
        </w:rPr>
        <w:t>.</w:t>
      </w:r>
    </w:p>
    <w:p w14:paraId="34EDABE8" w14:textId="77777777" w:rsidR="0061770C" w:rsidRPr="00890188" w:rsidRDefault="0061770C" w:rsidP="001A611A">
      <w:pPr>
        <w:spacing w:line="480" w:lineRule="auto"/>
        <w:rPr>
          <w:rFonts w:ascii="Arial" w:eastAsiaTheme="minorEastAsia" w:hAnsi="Arial" w:cs="Arial"/>
          <w:sz w:val="22"/>
          <w:szCs w:val="22"/>
        </w:rPr>
      </w:pPr>
    </w:p>
    <w:p w14:paraId="163C95D9" w14:textId="3D1613B4" w:rsidR="004F40A3" w:rsidRDefault="001A611A" w:rsidP="00F46E64">
      <w:pPr>
        <w:spacing w:line="480" w:lineRule="auto"/>
        <w:rPr>
          <w:rFonts w:ascii="Arial" w:eastAsia="Calibri" w:hAnsi="Arial"/>
          <w:b/>
          <w:color w:val="000000" w:themeColor="text1"/>
          <w:sz w:val="22"/>
          <w:rPrChange w:id="97" w:author="Sieler Jr, Michael James" w:date="2023-06-13T12:11:00Z">
            <w:rPr>
              <w:rFonts w:ascii="Arial" w:eastAsia="Calibri" w:hAnsi="Arial"/>
              <w:sz w:val="22"/>
            </w:rPr>
          </w:rPrChange>
        </w:rPr>
      </w:pPr>
      <w:r w:rsidRPr="001A611A">
        <w:rPr>
          <w:rFonts w:ascii="Arial" w:eastAsiaTheme="minorEastAsia" w:hAnsi="Arial" w:cs="Arial"/>
          <w:sz w:val="22"/>
          <w:szCs w:val="22"/>
        </w:rPr>
        <w:t xml:space="preserve">We first evaluated whether diet impacted infection outcomes, as determined by histological confirmation of infection 3.5 months following pathogen injection. We conducted a Chi-Square test to compare the infection count between fish fed the three diets. The results showed that there was a statistically significant difference in </w:t>
      </w:r>
      <w:del w:id="98" w:author="Sieler Jr, Michael James" w:date="2023-06-13T12:11:00Z">
        <w:r w:rsidR="00245868" w:rsidRPr="00890188">
          <w:rPr>
            <w:rFonts w:ascii="Arial" w:eastAsiaTheme="minorEastAsia" w:hAnsi="Arial" w:cs="Arial"/>
            <w:sz w:val="22"/>
            <w:szCs w:val="22"/>
          </w:rPr>
          <w:delText xml:space="preserve">proportion of positive </w:delText>
        </w:r>
      </w:del>
      <w:r w:rsidRPr="001A611A">
        <w:rPr>
          <w:rFonts w:ascii="Arial" w:eastAsiaTheme="minorEastAsia" w:hAnsi="Arial" w:cs="Arial"/>
          <w:sz w:val="22"/>
          <w:szCs w:val="22"/>
        </w:rPr>
        <w:t xml:space="preserve">infection </w:t>
      </w:r>
      <w:del w:id="99" w:author="Sieler Jr, Michael James" w:date="2023-06-13T12:11:00Z">
        <w:r w:rsidR="00245868" w:rsidRPr="00890188">
          <w:rPr>
            <w:rFonts w:ascii="Arial" w:eastAsiaTheme="minorEastAsia" w:hAnsi="Arial" w:cs="Arial"/>
            <w:sz w:val="22"/>
            <w:szCs w:val="22"/>
          </w:rPr>
          <w:delText>counts</w:delText>
        </w:r>
      </w:del>
      <w:ins w:id="100" w:author="Sieler Jr, Michael James" w:date="2023-06-13T12:11:00Z">
        <w:r w:rsidRPr="001A611A">
          <w:rPr>
            <w:rFonts w:ascii="Arial" w:eastAsiaTheme="minorEastAsia" w:hAnsi="Arial" w:cs="Arial"/>
            <w:sz w:val="22"/>
            <w:szCs w:val="22"/>
          </w:rPr>
          <w:t>rates</w:t>
        </w:r>
      </w:ins>
      <w:r w:rsidRPr="001A611A">
        <w:rPr>
          <w:rFonts w:ascii="Arial" w:eastAsiaTheme="minorEastAsia" w:hAnsi="Arial" w:cs="Arial"/>
          <w:sz w:val="22"/>
          <w:szCs w:val="22"/>
        </w:rPr>
        <w:t xml:space="preserve"> between the groups (X</w:t>
      </w:r>
      <w:r w:rsidRPr="001A611A">
        <w:rPr>
          <w:rFonts w:ascii="Arial" w:hAnsi="Arial"/>
          <w:sz w:val="22"/>
          <w:rPrChange w:id="101" w:author="Sieler Jr, Michael James" w:date="2023-06-13T12:11:00Z">
            <w:rPr>
              <w:rFonts w:ascii="Arial" w:hAnsi="Arial"/>
              <w:sz w:val="22"/>
              <w:vertAlign w:val="superscript"/>
            </w:rPr>
          </w:rPrChange>
        </w:rPr>
        <w:t>2</w:t>
      </w:r>
      <w:r w:rsidRPr="001A611A">
        <w:rPr>
          <w:rFonts w:ascii="Arial" w:eastAsiaTheme="minorEastAsia" w:hAnsi="Arial" w:cs="Arial"/>
          <w:sz w:val="22"/>
          <w:szCs w:val="22"/>
        </w:rPr>
        <w:t xml:space="preserve"> = 11.519, df =</w:t>
      </w:r>
      <w:ins w:id="102" w:author="Sieler Jr, Michael James" w:date="2023-06-13T12:11:00Z">
        <w:r w:rsidRPr="001A611A">
          <w:rPr>
            <w:rFonts w:ascii="Arial" w:eastAsiaTheme="minorEastAsia" w:hAnsi="Arial" w:cs="Arial"/>
            <w:sz w:val="22"/>
            <w:szCs w:val="22"/>
          </w:rPr>
          <w:t xml:space="preserve"> </w:t>
        </w:r>
      </w:ins>
      <w:r w:rsidRPr="001A611A">
        <w:rPr>
          <w:rFonts w:ascii="Arial" w:eastAsiaTheme="minorEastAsia" w:hAnsi="Arial" w:cs="Arial"/>
          <w:sz w:val="22"/>
          <w:szCs w:val="22"/>
        </w:rPr>
        <w:t xml:space="preserve">2, N = 66, P &lt; 0.05; Table S3.1.1). Across all three diets, all females had infected ovaries (Figure </w:t>
      </w:r>
      <w:del w:id="103" w:author="Sieler Jr, Michael James" w:date="2023-06-13T12:11:00Z">
        <w:r w:rsidR="00E75869">
          <w:rPr>
            <w:rFonts w:ascii="Arial" w:eastAsiaTheme="minorEastAsia" w:hAnsi="Arial" w:cs="Arial"/>
            <w:sz w:val="22"/>
            <w:szCs w:val="22"/>
          </w:rPr>
          <w:delText>5C)</w:delText>
        </w:r>
        <w:r w:rsidR="00245868" w:rsidRPr="00890188">
          <w:rPr>
            <w:rFonts w:ascii="Arial" w:eastAsiaTheme="minorEastAsia" w:hAnsi="Arial" w:cs="Arial"/>
            <w:sz w:val="22"/>
            <w:szCs w:val="22"/>
          </w:rPr>
          <w:delText xml:space="preserve">. In contrast, we observed the following infection outcomes for male fish </w:delText>
        </w:r>
        <w:r w:rsidR="00B96FA8" w:rsidRPr="00890188">
          <w:rPr>
            <w:rFonts w:ascii="Arial" w:eastAsiaTheme="minorEastAsia" w:hAnsi="Arial" w:cs="Arial"/>
            <w:sz w:val="22"/>
            <w:szCs w:val="22"/>
          </w:rPr>
          <w:delText xml:space="preserve">with extra-intestinal infections </w:delText>
        </w:r>
        <w:r w:rsidR="00245868" w:rsidRPr="00890188">
          <w:rPr>
            <w:rFonts w:ascii="Arial" w:eastAsiaTheme="minorEastAsia" w:hAnsi="Arial" w:cs="Arial"/>
            <w:sz w:val="22"/>
            <w:szCs w:val="22"/>
          </w:rPr>
          <w:delText>Gemma 3/12 (25%), Watts 5/24 (20.8%), and ZIRC 18/24 (70.6%) (</w:delText>
        </w:r>
        <w:r w:rsidR="00E75869">
          <w:rPr>
            <w:rFonts w:ascii="Arial" w:eastAsiaTheme="minorEastAsia" w:hAnsi="Arial" w:cs="Arial"/>
            <w:sz w:val="22"/>
            <w:szCs w:val="22"/>
          </w:rPr>
          <w:delText>Figure 5</w:delText>
        </w:r>
        <w:r w:rsidR="004B46AA">
          <w:rPr>
            <w:rFonts w:ascii="Arial" w:eastAsiaTheme="minorEastAsia" w:hAnsi="Arial" w:cs="Arial"/>
            <w:sz w:val="22"/>
            <w:szCs w:val="22"/>
          </w:rPr>
          <w:delText>D</w:delText>
        </w:r>
        <w:r w:rsidR="00E75869">
          <w:rPr>
            <w:rFonts w:ascii="Arial" w:eastAsiaTheme="minorEastAsia" w:hAnsi="Arial" w:cs="Arial"/>
            <w:sz w:val="22"/>
            <w:szCs w:val="22"/>
          </w:rPr>
          <w:delText xml:space="preserve">, </w:delText>
        </w:r>
        <w:r w:rsidR="00245868" w:rsidRPr="00890188">
          <w:rPr>
            <w:rFonts w:ascii="Arial" w:eastAsiaTheme="minorEastAsia" w:hAnsi="Arial" w:cs="Arial"/>
            <w:sz w:val="22"/>
            <w:szCs w:val="22"/>
          </w:rPr>
          <w:delText xml:space="preserve">Table </w:delText>
        </w:r>
        <w:r w:rsidR="00390CCC">
          <w:rPr>
            <w:rFonts w:ascii="Arial" w:eastAsiaTheme="minorEastAsia" w:hAnsi="Arial" w:cs="Arial"/>
            <w:sz w:val="22"/>
            <w:szCs w:val="22"/>
          </w:rPr>
          <w:delText>S</w:delText>
        </w:r>
        <w:r w:rsidR="00245868" w:rsidRPr="00890188">
          <w:rPr>
            <w:rFonts w:ascii="Arial" w:eastAsiaTheme="minorEastAsia" w:hAnsi="Arial" w:cs="Arial"/>
            <w:sz w:val="22"/>
            <w:szCs w:val="22"/>
          </w:rPr>
          <w:delText>3.</w:delText>
        </w:r>
        <w:r w:rsidR="00CB4382">
          <w:rPr>
            <w:rFonts w:ascii="Arial" w:eastAsiaTheme="minorEastAsia" w:hAnsi="Arial" w:cs="Arial"/>
            <w:sz w:val="22"/>
            <w:szCs w:val="22"/>
          </w:rPr>
          <w:delText>1.1</w:delText>
        </w:r>
        <w:r w:rsidR="00245868" w:rsidRPr="00890188">
          <w:rPr>
            <w:rFonts w:ascii="Arial" w:eastAsiaTheme="minorEastAsia" w:hAnsi="Arial" w:cs="Arial"/>
            <w:sz w:val="22"/>
            <w:szCs w:val="22"/>
          </w:rPr>
          <w:delText xml:space="preserve">). In male fish only, we also found a statistically significant </w:delText>
        </w:r>
      </w:del>
      <w:ins w:id="104" w:author="Sieler Jr, Michael James" w:date="2023-06-13T12:11:00Z">
        <w:r w:rsidRPr="001A611A">
          <w:rPr>
            <w:rFonts w:ascii="Arial" w:eastAsiaTheme="minorEastAsia" w:hAnsi="Arial" w:cs="Arial"/>
            <w:sz w:val="22"/>
            <w:szCs w:val="22"/>
          </w:rPr>
          <w:t xml:space="preserve">4C), indicating there is no diet-driven </w:t>
        </w:r>
      </w:ins>
      <w:r w:rsidRPr="001A611A">
        <w:rPr>
          <w:rFonts w:ascii="Arial" w:eastAsiaTheme="minorEastAsia" w:hAnsi="Arial" w:cs="Arial"/>
          <w:sz w:val="22"/>
          <w:szCs w:val="22"/>
        </w:rPr>
        <w:t xml:space="preserve">difference in </w:t>
      </w:r>
      <w:del w:id="105" w:author="Sieler Jr, Michael James" w:date="2023-06-13T12:11:00Z">
        <w:r w:rsidR="00245868" w:rsidRPr="00890188">
          <w:rPr>
            <w:rFonts w:ascii="Arial" w:eastAsiaTheme="minorEastAsia" w:hAnsi="Arial" w:cs="Arial"/>
            <w:sz w:val="22"/>
            <w:szCs w:val="22"/>
          </w:rPr>
          <w:delText xml:space="preserve">proportion of infected fish across the three diets </w:delText>
        </w:r>
      </w:del>
      <w:ins w:id="106" w:author="Sieler Jr, Michael James" w:date="2023-06-13T12:11:00Z">
        <w:r w:rsidRPr="001A611A">
          <w:rPr>
            <w:rFonts w:ascii="Arial" w:eastAsiaTheme="minorEastAsia" w:hAnsi="Arial" w:cs="Arial"/>
            <w:sz w:val="22"/>
            <w:szCs w:val="22"/>
          </w:rPr>
          <w:t xml:space="preserve">infection rates for female fish. As a result, we verified that the differential infection rates across diet groups was driven by male fish in a follow-up </w:t>
        </w:r>
        <w:r w:rsidR="003A2812" w:rsidRPr="001A611A">
          <w:rPr>
            <w:rFonts w:ascii="Arial" w:eastAsiaTheme="minorEastAsia" w:hAnsi="Arial" w:cs="Arial"/>
            <w:sz w:val="22"/>
            <w:szCs w:val="22"/>
          </w:rPr>
          <w:t xml:space="preserve">Chi-Square </w:t>
        </w:r>
        <w:r w:rsidRPr="001A611A">
          <w:rPr>
            <w:rFonts w:ascii="Arial" w:eastAsiaTheme="minorEastAsia" w:hAnsi="Arial" w:cs="Arial"/>
            <w:sz w:val="22"/>
            <w:szCs w:val="22"/>
          </w:rPr>
          <w:t xml:space="preserve">test using only male fish. This analysis confirms that infection rates are statistically different between male fish fed the ZIRC diet as compared to male fish fed either the Gemma or Watts diets </w:t>
        </w:r>
      </w:ins>
      <w:r w:rsidRPr="001A611A">
        <w:rPr>
          <w:rFonts w:ascii="Arial" w:eastAsiaTheme="minorEastAsia" w:hAnsi="Arial" w:cs="Arial"/>
          <w:sz w:val="22"/>
          <w:szCs w:val="22"/>
        </w:rPr>
        <w:t>(X</w:t>
      </w:r>
      <w:r w:rsidRPr="001A611A">
        <w:rPr>
          <w:rFonts w:ascii="Arial" w:hAnsi="Arial"/>
          <w:sz w:val="22"/>
          <w:rPrChange w:id="107" w:author="Sieler Jr, Michael James" w:date="2023-06-13T12:11:00Z">
            <w:rPr>
              <w:rFonts w:ascii="Arial" w:hAnsi="Arial"/>
              <w:sz w:val="22"/>
              <w:vertAlign w:val="superscript"/>
            </w:rPr>
          </w:rPrChange>
        </w:rPr>
        <w:t>2</w:t>
      </w:r>
      <w:r w:rsidRPr="001A611A">
        <w:rPr>
          <w:rFonts w:ascii="Arial" w:eastAsiaTheme="minorEastAsia" w:hAnsi="Arial" w:cs="Arial"/>
          <w:sz w:val="22"/>
          <w:szCs w:val="22"/>
        </w:rPr>
        <w:t xml:space="preserve"> = 11.556, df = 2, N = 53, P &lt; 0.05; </w:t>
      </w:r>
      <w:ins w:id="108" w:author="Sieler Jr, Michael James" w:date="2023-06-13T12:11:00Z">
        <w:r w:rsidRPr="001A611A">
          <w:rPr>
            <w:rFonts w:ascii="Arial" w:eastAsiaTheme="minorEastAsia" w:hAnsi="Arial" w:cs="Arial"/>
            <w:sz w:val="22"/>
            <w:szCs w:val="22"/>
          </w:rPr>
          <w:t xml:space="preserve">Figure 4D, </w:t>
        </w:r>
      </w:ins>
      <w:r w:rsidRPr="001A611A">
        <w:rPr>
          <w:rFonts w:ascii="Arial" w:eastAsiaTheme="minorEastAsia" w:hAnsi="Arial" w:cs="Arial"/>
          <w:sz w:val="22"/>
          <w:szCs w:val="22"/>
        </w:rPr>
        <w:t xml:space="preserve">Table S3.1.2). </w:t>
      </w:r>
      <w:del w:id="109" w:author="Sieler Jr, Michael James" w:date="2023-06-13T12:11:00Z">
        <w:r w:rsidR="00164AC3" w:rsidRPr="00890188">
          <w:rPr>
            <w:rFonts w:ascii="Arial" w:eastAsiaTheme="minorEastAsia" w:hAnsi="Arial" w:cs="Arial"/>
            <w:sz w:val="22"/>
            <w:szCs w:val="22"/>
          </w:rPr>
          <w:delText>When we conduct the same analysis with just fish sampled for microbiome analysis</w:delText>
        </w:r>
        <w:r w:rsidR="00390CCC">
          <w:rPr>
            <w:rFonts w:ascii="Arial" w:eastAsiaTheme="minorEastAsia" w:hAnsi="Arial" w:cs="Arial"/>
            <w:sz w:val="22"/>
            <w:szCs w:val="22"/>
          </w:rPr>
          <w:delText xml:space="preserve">, </w:delText>
        </w:r>
        <w:r w:rsidR="00164AC3" w:rsidRPr="00890188">
          <w:rPr>
            <w:rFonts w:ascii="Arial" w:eastAsiaTheme="minorEastAsia" w:hAnsi="Arial" w:cs="Arial"/>
            <w:sz w:val="22"/>
            <w:szCs w:val="22"/>
          </w:rPr>
          <w:delText>we do not observe significant effects</w:delText>
        </w:r>
      </w:del>
      <w:ins w:id="110" w:author="Sieler Jr, Michael James" w:date="2023-06-13T12:11:00Z">
        <w:r w:rsidRPr="001A611A">
          <w:rPr>
            <w:rFonts w:ascii="Arial" w:eastAsiaTheme="minorEastAsia" w:hAnsi="Arial" w:cs="Arial"/>
            <w:sz w:val="22"/>
            <w:szCs w:val="22"/>
          </w:rPr>
          <w:t>Because we obtained infection data from all</w:t>
        </w:r>
      </w:ins>
      <w:ins w:id="111" w:author="Sieler Jr, Michael James" w:date="2023-06-15T10:54:00Z">
        <w:r w:rsidR="00C42F6D">
          <w:rPr>
            <w:rFonts w:ascii="Arial" w:eastAsiaTheme="minorEastAsia" w:hAnsi="Arial" w:cs="Arial"/>
            <w:sz w:val="22"/>
            <w:szCs w:val="22"/>
          </w:rPr>
          <w:t xml:space="preserve"> injected</w:t>
        </w:r>
      </w:ins>
      <w:ins w:id="112" w:author="Sieler Jr, Michael James" w:date="2023-06-13T12:11:00Z">
        <w:r w:rsidRPr="001A611A">
          <w:rPr>
            <w:rFonts w:ascii="Arial" w:eastAsiaTheme="minorEastAsia" w:hAnsi="Arial" w:cs="Arial"/>
            <w:sz w:val="22"/>
            <w:szCs w:val="22"/>
          </w:rPr>
          <w:t xml:space="preserve"> fish</w:t>
        </w:r>
      </w:ins>
      <w:ins w:id="113" w:author="Sieler Jr, Michael James" w:date="2023-06-15T10:54:00Z">
        <w:r w:rsidR="00C42F6D">
          <w:rPr>
            <w:rFonts w:ascii="Arial" w:eastAsiaTheme="minorEastAsia" w:hAnsi="Arial" w:cs="Arial"/>
            <w:sz w:val="22"/>
            <w:szCs w:val="22"/>
          </w:rPr>
          <w:t xml:space="preserve"> and corresponding controls</w:t>
        </w:r>
      </w:ins>
      <w:ins w:id="114" w:author="Sieler Jr, Michael James" w:date="2023-06-13T12:11:00Z">
        <w:r w:rsidRPr="001A611A">
          <w:rPr>
            <w:rFonts w:ascii="Arial" w:eastAsiaTheme="minorEastAsia" w:hAnsi="Arial" w:cs="Arial"/>
            <w:sz w:val="22"/>
            <w:szCs w:val="22"/>
          </w:rPr>
          <w:t xml:space="preserve"> reared in our study, whereas we produced microbiome data from only a subset of these fish, we also determined whether this pattern holds across the subset of male fish for which we also have microbiome data. This Chi-Square test finds no significant effect,</w:t>
        </w:r>
      </w:ins>
      <w:r w:rsidRPr="001A611A">
        <w:rPr>
          <w:rFonts w:ascii="Arial" w:eastAsiaTheme="minorEastAsia" w:hAnsi="Arial" w:cs="Arial"/>
          <w:sz w:val="22"/>
          <w:szCs w:val="22"/>
        </w:rPr>
        <w:t xml:space="preserve"> (X</w:t>
      </w:r>
      <w:r w:rsidRPr="001A611A">
        <w:rPr>
          <w:rFonts w:ascii="Arial" w:hAnsi="Arial"/>
          <w:sz w:val="22"/>
          <w:rPrChange w:id="115" w:author="Sieler Jr, Michael James" w:date="2023-06-13T12:11:00Z">
            <w:rPr>
              <w:rFonts w:ascii="Arial" w:hAnsi="Arial"/>
              <w:sz w:val="22"/>
              <w:vertAlign w:val="superscript"/>
            </w:rPr>
          </w:rPrChange>
        </w:rPr>
        <w:t>2</w:t>
      </w:r>
      <w:r w:rsidRPr="001A611A">
        <w:rPr>
          <w:rFonts w:ascii="Arial" w:eastAsiaTheme="minorEastAsia" w:hAnsi="Arial" w:cs="Arial"/>
          <w:sz w:val="22"/>
          <w:szCs w:val="22"/>
        </w:rPr>
        <w:t xml:space="preserve"> = 4.069, df = 2, N = 44, P &gt; 0.05; </w:t>
      </w:r>
      <w:del w:id="116" w:author="Sieler Jr, Michael James" w:date="2023-06-13T12:11:00Z">
        <w:r w:rsidR="00CB4382">
          <w:rPr>
            <w:rFonts w:ascii="Arial" w:eastAsiaTheme="minorEastAsia" w:hAnsi="Arial" w:cs="Arial"/>
            <w:sz w:val="22"/>
            <w:szCs w:val="22"/>
          </w:rPr>
          <w:delText xml:space="preserve">Figure 5D, </w:delText>
        </w:r>
      </w:del>
      <w:r w:rsidRPr="001A611A">
        <w:rPr>
          <w:rFonts w:ascii="Arial" w:eastAsiaTheme="minorEastAsia" w:hAnsi="Arial" w:cs="Arial"/>
          <w:sz w:val="22"/>
          <w:szCs w:val="22"/>
        </w:rPr>
        <w:t xml:space="preserve">Table S3.1.3.1-2), likely due to being underpowered to detect </w:t>
      </w:r>
      <w:del w:id="117" w:author="Sieler Jr, Michael James" w:date="2023-06-13T12:11:00Z">
        <w:r w:rsidR="00164AC3" w:rsidRPr="00890188">
          <w:rPr>
            <w:rFonts w:ascii="Arial" w:eastAsiaTheme="minorEastAsia" w:hAnsi="Arial" w:cs="Arial"/>
            <w:sz w:val="22"/>
            <w:szCs w:val="22"/>
          </w:rPr>
          <w:delText>these effects</w:delText>
        </w:r>
        <w:r w:rsidR="00245868" w:rsidRPr="00890188">
          <w:rPr>
            <w:rFonts w:ascii="Arial" w:eastAsiaTheme="minorEastAsia" w:hAnsi="Arial" w:cs="Arial"/>
            <w:sz w:val="22"/>
            <w:szCs w:val="22"/>
          </w:rPr>
          <w:delText>.</w:delText>
        </w:r>
      </w:del>
      <w:ins w:id="118" w:author="Sieler Jr, Michael James" w:date="2023-06-13T12:11:00Z">
        <w:r w:rsidRPr="001A611A">
          <w:rPr>
            <w:rFonts w:ascii="Arial" w:eastAsiaTheme="minorEastAsia" w:hAnsi="Arial" w:cs="Arial"/>
            <w:sz w:val="22"/>
            <w:szCs w:val="22"/>
          </w:rPr>
          <w:t>infection rate differences on this relatively small subset of the data.</w:t>
        </w:r>
      </w:ins>
      <w:r w:rsidRPr="001A611A">
        <w:rPr>
          <w:rFonts w:ascii="Arial" w:eastAsiaTheme="minorEastAsia" w:hAnsi="Arial" w:cs="Arial"/>
          <w:sz w:val="22"/>
          <w:szCs w:val="22"/>
        </w:rPr>
        <w:t xml:space="preserve"> Infections in males included the testis</w:t>
      </w:r>
      <w:del w:id="119" w:author="Sieler Jr, Michael James" w:date="2023-06-13T12:11:00Z">
        <w:r w:rsidR="00B96FA8" w:rsidRPr="00890188">
          <w:rPr>
            <w:rFonts w:ascii="Arial" w:eastAsiaTheme="minorEastAsia" w:hAnsi="Arial" w:cs="Arial"/>
            <w:sz w:val="22"/>
            <w:szCs w:val="22"/>
          </w:rPr>
          <w:delText>,</w:delText>
        </w:r>
      </w:del>
      <w:ins w:id="120" w:author="Sieler Jr, Michael James" w:date="2023-06-13T12:11:00Z">
        <w:r w:rsidRPr="001A611A">
          <w:rPr>
            <w:rFonts w:ascii="Arial" w:eastAsiaTheme="minorEastAsia" w:hAnsi="Arial" w:cs="Arial"/>
            <w:sz w:val="22"/>
            <w:szCs w:val="22"/>
          </w:rPr>
          <w:t xml:space="preserve"> (Figure 4B),</w:t>
        </w:r>
      </w:ins>
      <w:r w:rsidRPr="001A611A">
        <w:rPr>
          <w:rFonts w:ascii="Arial" w:eastAsiaTheme="minorEastAsia" w:hAnsi="Arial" w:cs="Arial"/>
          <w:sz w:val="22"/>
          <w:szCs w:val="22"/>
        </w:rPr>
        <w:t xml:space="preserve"> coelomic cavity, swim bladder and kidney</w:t>
      </w:r>
      <w:del w:id="121" w:author="Sieler Jr, Michael James" w:date="2023-06-13T12:11:00Z">
        <w:r w:rsidR="00B96FA8" w:rsidRPr="00890188">
          <w:rPr>
            <w:rFonts w:ascii="Arial" w:eastAsiaTheme="minorEastAsia" w:hAnsi="Arial" w:cs="Arial"/>
            <w:sz w:val="22"/>
            <w:szCs w:val="22"/>
          </w:rPr>
          <w:delText xml:space="preserve"> (</w:delText>
        </w:r>
        <w:r w:rsidR="009077FE" w:rsidRPr="00890188">
          <w:rPr>
            <w:rFonts w:ascii="Arial" w:eastAsiaTheme="minorEastAsia" w:hAnsi="Arial" w:cs="Arial"/>
            <w:sz w:val="22"/>
            <w:szCs w:val="22"/>
          </w:rPr>
          <w:delText xml:space="preserve">Figure </w:delText>
        </w:r>
        <w:r w:rsidR="00CB4382">
          <w:rPr>
            <w:rFonts w:ascii="Arial" w:eastAsiaTheme="minorEastAsia" w:hAnsi="Arial" w:cs="Arial"/>
            <w:sz w:val="22"/>
            <w:szCs w:val="22"/>
          </w:rPr>
          <w:delText>5B</w:delText>
        </w:r>
        <w:r w:rsidR="00B96FA8" w:rsidRPr="00890188">
          <w:rPr>
            <w:rFonts w:ascii="Arial" w:eastAsiaTheme="minorEastAsia" w:hAnsi="Arial" w:cs="Arial"/>
            <w:sz w:val="22"/>
            <w:szCs w:val="22"/>
          </w:rPr>
          <w:delText>).</w:delText>
        </w:r>
        <w:r w:rsidR="003415D7">
          <w:rPr>
            <w:rFonts w:ascii="Arial" w:eastAsiaTheme="minorEastAsia" w:hAnsi="Arial" w:cs="Arial"/>
            <w:sz w:val="22"/>
            <w:szCs w:val="22"/>
          </w:rPr>
          <w:delText xml:space="preserve"> </w:delText>
        </w:r>
        <w:r w:rsidR="008A05E6" w:rsidRPr="00890188">
          <w:rPr>
            <w:rFonts w:ascii="Arial" w:eastAsiaTheme="minorEastAsia" w:hAnsi="Arial" w:cs="Arial"/>
            <w:sz w:val="22"/>
            <w:szCs w:val="22"/>
          </w:rPr>
          <w:delText>With females, all showed the infections within the ovaries</w:delText>
        </w:r>
        <w:r w:rsidR="00CB4382">
          <w:rPr>
            <w:rFonts w:ascii="Arial" w:eastAsiaTheme="minorEastAsia" w:hAnsi="Arial" w:cs="Arial"/>
            <w:sz w:val="22"/>
            <w:szCs w:val="22"/>
          </w:rPr>
          <w:delText xml:space="preserve"> (Figure 5C)</w:delText>
        </w:r>
        <w:r w:rsidR="008A05E6" w:rsidRPr="00890188">
          <w:rPr>
            <w:rFonts w:ascii="Arial" w:eastAsiaTheme="minorEastAsia" w:hAnsi="Arial" w:cs="Arial"/>
            <w:sz w:val="22"/>
            <w:szCs w:val="22"/>
          </w:rPr>
          <w:delText>, with one with a coelomic infection.</w:delText>
        </w:r>
        <w:r w:rsidR="003415D7">
          <w:rPr>
            <w:rFonts w:ascii="Arial" w:eastAsiaTheme="minorEastAsia" w:hAnsi="Arial" w:cs="Arial"/>
            <w:sz w:val="22"/>
            <w:szCs w:val="22"/>
          </w:rPr>
          <w:delText xml:space="preserve"> </w:delText>
        </w:r>
        <w:r w:rsidR="00A026BF" w:rsidRPr="00890188">
          <w:rPr>
            <w:rFonts w:ascii="Arial" w:eastAsiaTheme="minorEastAsia" w:hAnsi="Arial" w:cs="Arial"/>
            <w:sz w:val="22"/>
            <w:szCs w:val="22"/>
          </w:rPr>
          <w:delText>Colonization</w:delText>
        </w:r>
      </w:del>
      <w:ins w:id="122" w:author="Sieler Jr, Michael James" w:date="2023-06-13T12:11:00Z">
        <w:r w:rsidRPr="001A611A">
          <w:rPr>
            <w:rFonts w:ascii="Arial" w:eastAsiaTheme="minorEastAsia" w:hAnsi="Arial" w:cs="Arial"/>
            <w:sz w:val="22"/>
            <w:szCs w:val="22"/>
          </w:rPr>
          <w:t>. We observed colonization</w:t>
        </w:r>
      </w:ins>
      <w:r w:rsidRPr="001A611A">
        <w:rPr>
          <w:rFonts w:ascii="Arial" w:eastAsiaTheme="minorEastAsia" w:hAnsi="Arial" w:cs="Arial"/>
          <w:sz w:val="22"/>
          <w:szCs w:val="22"/>
        </w:rPr>
        <w:t xml:space="preserve"> of the intestinal lumen by acid fast bacteria </w:t>
      </w:r>
      <w:del w:id="123" w:author="Sieler Jr, Michael James" w:date="2023-06-13T12:11:00Z">
        <w:r w:rsidR="008A05E6" w:rsidRPr="00890188">
          <w:rPr>
            <w:rFonts w:ascii="Arial" w:eastAsiaTheme="minorEastAsia" w:hAnsi="Arial" w:cs="Arial"/>
            <w:sz w:val="22"/>
            <w:szCs w:val="22"/>
          </w:rPr>
          <w:delText>were observed in 17 exposed and 7 control fish across the diets</w:delText>
        </w:r>
        <w:r w:rsidR="00E75869">
          <w:rPr>
            <w:rFonts w:ascii="Arial" w:eastAsiaTheme="minorEastAsia" w:hAnsi="Arial" w:cs="Arial"/>
            <w:sz w:val="22"/>
            <w:szCs w:val="22"/>
          </w:rPr>
          <w:delText xml:space="preserve"> (Figure 5A)</w:delText>
        </w:r>
        <w:r w:rsidR="008A05E6" w:rsidRPr="00890188">
          <w:rPr>
            <w:rFonts w:ascii="Arial" w:eastAsiaTheme="minorEastAsia" w:hAnsi="Arial" w:cs="Arial"/>
            <w:sz w:val="22"/>
            <w:szCs w:val="22"/>
          </w:rPr>
          <w:delText xml:space="preserve">. </w:delText>
        </w:r>
        <w:r w:rsidR="00265A41" w:rsidRPr="00890188">
          <w:rPr>
            <w:rFonts w:ascii="Arial" w:eastAsiaTheme="minorEastAsia" w:hAnsi="Arial" w:cs="Arial"/>
            <w:sz w:val="22"/>
            <w:szCs w:val="22"/>
          </w:rPr>
          <w:delText xml:space="preserve">This result indicates that the diets considered in our study appear to dictate the progression of infection of </w:delText>
        </w:r>
        <w:r w:rsidR="00265A41" w:rsidRPr="00890188">
          <w:rPr>
            <w:rFonts w:ascii="Arial" w:eastAsiaTheme="minorEastAsia" w:hAnsi="Arial" w:cs="Arial"/>
            <w:i/>
            <w:sz w:val="22"/>
            <w:szCs w:val="22"/>
          </w:rPr>
          <w:delText>M. chelonae</w:delText>
        </w:r>
        <w:r w:rsidR="00265A41" w:rsidRPr="00890188">
          <w:rPr>
            <w:rFonts w:ascii="Arial" w:eastAsiaTheme="minorEastAsia" w:hAnsi="Arial" w:cs="Arial"/>
            <w:sz w:val="22"/>
            <w:szCs w:val="22"/>
          </w:rPr>
          <w:delText xml:space="preserve">, but of the samples we collected for microbiome analysis we may be underpowered to detect a difference. Next, we assessed whether infection status links to body condition score as well as measures of gut microbiome diversity and composition. We did not observe significant associations between infection status and body condition score based on </w:delText>
        </w:r>
      </w:del>
      <w:ins w:id="124" w:author="Sieler Jr, Michael James" w:date="2023-06-13T12:11:00Z">
        <w:r w:rsidRPr="001A611A">
          <w:rPr>
            <w:rFonts w:ascii="Arial" w:eastAsiaTheme="minorEastAsia" w:hAnsi="Arial" w:cs="Arial"/>
            <w:sz w:val="22"/>
            <w:szCs w:val="22"/>
          </w:rPr>
          <w:t xml:space="preserve">across all three diets in both male and female fish (Figure 4A). A </w:t>
        </w:r>
      </w:ins>
      <w:r w:rsidRPr="001A611A">
        <w:rPr>
          <w:rFonts w:ascii="Arial" w:eastAsiaTheme="minorEastAsia" w:hAnsi="Arial" w:cs="Arial"/>
          <w:sz w:val="22"/>
          <w:szCs w:val="22"/>
        </w:rPr>
        <w:t xml:space="preserve">linear regression </w:t>
      </w:r>
      <w:ins w:id="125" w:author="Sieler Jr, Michael James" w:date="2023-06-13T12:11:00Z">
        <w:r w:rsidRPr="001A611A">
          <w:rPr>
            <w:rFonts w:ascii="Arial" w:eastAsiaTheme="minorEastAsia" w:hAnsi="Arial" w:cs="Arial"/>
            <w:sz w:val="22"/>
            <w:szCs w:val="22"/>
          </w:rPr>
          <w:t>did not find evidence of an association between extraintestinal infection of zebrafish and body condition score across all fish</w:t>
        </w:r>
        <w:r w:rsidR="00F420FC">
          <w:rPr>
            <w:rFonts w:ascii="Arial" w:eastAsiaTheme="minorEastAsia" w:hAnsi="Arial" w:cs="Arial"/>
            <w:sz w:val="22"/>
            <w:szCs w:val="22"/>
          </w:rPr>
          <w:t xml:space="preserve"> </w:t>
        </w:r>
      </w:ins>
      <w:r w:rsidR="00F420FC" w:rsidRPr="001A611A">
        <w:rPr>
          <w:rFonts w:ascii="Arial" w:eastAsiaTheme="minorEastAsia" w:hAnsi="Arial" w:cs="Arial"/>
          <w:sz w:val="22"/>
          <w:szCs w:val="22"/>
        </w:rPr>
        <w:t xml:space="preserve">(P &gt; 0.05; Table </w:t>
      </w:r>
      <w:r w:rsidR="00F420FC" w:rsidRPr="001A611A">
        <w:rPr>
          <w:rFonts w:ascii="Arial" w:eastAsiaTheme="minorEastAsia" w:hAnsi="Arial" w:cs="Arial"/>
          <w:sz w:val="22"/>
          <w:szCs w:val="22"/>
        </w:rPr>
        <w:lastRenderedPageBreak/>
        <w:t>S3.1.4</w:t>
      </w:r>
      <w:del w:id="126" w:author="Sieler Jr, Michael James" w:date="2023-06-13T12:11:00Z">
        <w:r w:rsidR="00265A41" w:rsidRPr="00890188">
          <w:rPr>
            <w:rFonts w:ascii="Arial" w:eastAsiaTheme="minorEastAsia" w:hAnsi="Arial" w:cs="Arial"/>
            <w:sz w:val="22"/>
            <w:szCs w:val="22"/>
          </w:rPr>
          <w:delText>) or any of the gut microbiome diversity and composition measures</w:delText>
        </w:r>
      </w:del>
      <w:ins w:id="127" w:author="Sieler Jr, Michael James" w:date="2023-06-13T12:11:00Z">
        <w:r w:rsidR="00F420FC">
          <w:rPr>
            <w:rFonts w:ascii="Arial" w:eastAsiaTheme="minorEastAsia" w:hAnsi="Arial" w:cs="Arial"/>
            <w:sz w:val="22"/>
            <w:szCs w:val="22"/>
          </w:rPr>
          <w:t>.1)</w:t>
        </w:r>
        <w:r w:rsidRPr="001A611A">
          <w:rPr>
            <w:rFonts w:ascii="Arial" w:eastAsiaTheme="minorEastAsia" w:hAnsi="Arial" w:cs="Arial"/>
            <w:sz w:val="22"/>
            <w:szCs w:val="22"/>
          </w:rPr>
          <w:t>,</w:t>
        </w:r>
        <w:r w:rsidR="00F715C2">
          <w:rPr>
            <w:rFonts w:ascii="Arial" w:eastAsiaTheme="minorEastAsia" w:hAnsi="Arial" w:cs="Arial"/>
            <w:sz w:val="22"/>
            <w:szCs w:val="22"/>
          </w:rPr>
          <w:t xml:space="preserve"> even when considering sex</w:t>
        </w:r>
      </w:ins>
      <w:r w:rsidR="00F420FC">
        <w:rPr>
          <w:rFonts w:ascii="Arial" w:eastAsiaTheme="minorEastAsia" w:hAnsi="Arial" w:cs="Arial"/>
          <w:sz w:val="22"/>
          <w:szCs w:val="22"/>
        </w:rPr>
        <w:t xml:space="preserve"> </w:t>
      </w:r>
      <w:r w:rsidR="00F420FC" w:rsidRPr="001A611A">
        <w:rPr>
          <w:rFonts w:ascii="Arial" w:eastAsiaTheme="minorEastAsia" w:hAnsi="Arial" w:cs="Arial"/>
          <w:sz w:val="22"/>
          <w:szCs w:val="22"/>
        </w:rPr>
        <w:t>(P &gt; 0.05; Table S3.1.</w:t>
      </w:r>
      <w:del w:id="128" w:author="Sieler Jr, Michael James" w:date="2023-06-13T12:11:00Z">
        <w:r w:rsidR="000A5688" w:rsidRPr="00890188">
          <w:rPr>
            <w:rFonts w:ascii="Arial" w:eastAsiaTheme="minorEastAsia" w:hAnsi="Arial" w:cs="Arial"/>
            <w:sz w:val="22"/>
            <w:szCs w:val="22"/>
          </w:rPr>
          <w:delText xml:space="preserve">5 </w:delText>
        </w:r>
        <w:r w:rsidR="00265A41" w:rsidRPr="00890188">
          <w:rPr>
            <w:rFonts w:ascii="Arial" w:eastAsiaTheme="minorEastAsia" w:hAnsi="Arial" w:cs="Arial"/>
            <w:sz w:val="22"/>
            <w:szCs w:val="22"/>
          </w:rPr>
          <w:delText>&amp;</w:delText>
        </w:r>
        <w:r w:rsidR="000A5688" w:rsidRPr="00890188">
          <w:rPr>
            <w:rFonts w:ascii="Arial" w:eastAsiaTheme="minorEastAsia" w:hAnsi="Arial" w:cs="Arial"/>
            <w:sz w:val="22"/>
            <w:szCs w:val="22"/>
          </w:rPr>
          <w:delText xml:space="preserve"> </w:delText>
        </w:r>
        <w:r w:rsidR="00265A41" w:rsidRPr="00890188">
          <w:rPr>
            <w:rFonts w:ascii="Arial" w:eastAsiaTheme="minorEastAsia" w:hAnsi="Arial" w:cs="Arial"/>
            <w:sz w:val="22"/>
            <w:szCs w:val="22"/>
          </w:rPr>
          <w:delText>S3.</w:delText>
        </w:r>
        <w:r w:rsidR="000A5688" w:rsidRPr="00890188">
          <w:rPr>
            <w:rFonts w:ascii="Arial" w:eastAsiaTheme="minorEastAsia" w:hAnsi="Arial" w:cs="Arial"/>
            <w:sz w:val="22"/>
            <w:szCs w:val="22"/>
          </w:rPr>
          <w:delText>1.6</w:delText>
        </w:r>
        <w:r w:rsidR="00265A41" w:rsidRPr="00890188">
          <w:rPr>
            <w:rFonts w:ascii="Arial" w:eastAsiaTheme="minorEastAsia" w:hAnsi="Arial" w:cs="Arial"/>
            <w:sz w:val="22"/>
            <w:szCs w:val="22"/>
          </w:rPr>
          <w:delText>). Together</w:delText>
        </w:r>
      </w:del>
      <w:ins w:id="129" w:author="Sieler Jr, Michael James" w:date="2023-06-13T12:11:00Z">
        <w:r w:rsidR="00F420FC" w:rsidRPr="001A611A">
          <w:rPr>
            <w:rFonts w:ascii="Arial" w:eastAsiaTheme="minorEastAsia" w:hAnsi="Arial" w:cs="Arial"/>
            <w:sz w:val="22"/>
            <w:szCs w:val="22"/>
          </w:rPr>
          <w:t>4</w:t>
        </w:r>
        <w:r w:rsidR="00F420FC">
          <w:rPr>
            <w:rFonts w:ascii="Arial" w:eastAsiaTheme="minorEastAsia" w:hAnsi="Arial" w:cs="Arial"/>
            <w:sz w:val="22"/>
            <w:szCs w:val="22"/>
          </w:rPr>
          <w:t>.2)</w:t>
        </w:r>
        <w:r>
          <w:rPr>
            <w:rFonts w:ascii="Arial" w:eastAsiaTheme="minorEastAsia" w:hAnsi="Arial" w:cs="Arial"/>
            <w:sz w:val="22"/>
            <w:szCs w:val="22"/>
          </w:rPr>
          <w:t xml:space="preserve">. </w:t>
        </w:r>
        <w:r w:rsidRPr="001A611A">
          <w:rPr>
            <w:rFonts w:ascii="Arial" w:eastAsiaTheme="minorEastAsia" w:hAnsi="Arial" w:cs="Arial"/>
            <w:sz w:val="22"/>
            <w:szCs w:val="22"/>
          </w:rPr>
          <w:t>Taken together</w:t>
        </w:r>
      </w:ins>
      <w:r w:rsidRPr="001A611A">
        <w:rPr>
          <w:rFonts w:ascii="Arial" w:eastAsiaTheme="minorEastAsia" w:hAnsi="Arial" w:cs="Arial"/>
          <w:sz w:val="22"/>
          <w:szCs w:val="22"/>
        </w:rPr>
        <w:t xml:space="preserve">, these results indicate that </w:t>
      </w:r>
      <w:ins w:id="130" w:author="Sieler Jr, Michael James" w:date="2023-06-13T12:11:00Z">
        <w:r w:rsidRPr="001A611A">
          <w:rPr>
            <w:rFonts w:ascii="Arial" w:eastAsiaTheme="minorEastAsia" w:hAnsi="Arial" w:cs="Arial"/>
            <w:sz w:val="22"/>
            <w:szCs w:val="22"/>
          </w:rPr>
          <w:t xml:space="preserve">the diet impacts </w:t>
        </w:r>
        <w:r w:rsidRPr="00F46E64">
          <w:rPr>
            <w:rFonts w:ascii="Arial" w:eastAsiaTheme="minorEastAsia" w:hAnsi="Arial" w:cs="Arial"/>
            <w:i/>
            <w:iCs/>
            <w:sz w:val="22"/>
            <w:szCs w:val="22"/>
          </w:rPr>
          <w:t xml:space="preserve">M. chelonae </w:t>
        </w:r>
      </w:ins>
      <w:r w:rsidRPr="001A611A">
        <w:rPr>
          <w:rFonts w:ascii="Arial" w:eastAsiaTheme="minorEastAsia" w:hAnsi="Arial" w:cs="Arial"/>
          <w:sz w:val="22"/>
          <w:szCs w:val="22"/>
        </w:rPr>
        <w:t xml:space="preserve">infection </w:t>
      </w:r>
      <w:del w:id="131" w:author="Sieler Jr, Michael James" w:date="2023-06-13T12:11:00Z">
        <w:r w:rsidR="00265A41" w:rsidRPr="00890188">
          <w:rPr>
            <w:rFonts w:ascii="Arial" w:eastAsiaTheme="minorEastAsia" w:hAnsi="Arial" w:cs="Arial"/>
            <w:sz w:val="22"/>
            <w:szCs w:val="22"/>
          </w:rPr>
          <w:delText xml:space="preserve">endpoints are </w:delText>
        </w:r>
        <w:r w:rsidR="0098575A" w:rsidRPr="00890188">
          <w:rPr>
            <w:rFonts w:ascii="Arial" w:eastAsiaTheme="minorEastAsia" w:hAnsi="Arial" w:cs="Arial"/>
            <w:sz w:val="22"/>
            <w:szCs w:val="22"/>
          </w:rPr>
          <w:delText>linked to diet</w:delText>
        </w:r>
      </w:del>
      <w:ins w:id="132" w:author="Sieler Jr, Michael James" w:date="2023-06-13T12:11:00Z">
        <w:r w:rsidRPr="001A611A">
          <w:rPr>
            <w:rFonts w:ascii="Arial" w:eastAsiaTheme="minorEastAsia" w:hAnsi="Arial" w:cs="Arial"/>
            <w:sz w:val="22"/>
            <w:szCs w:val="22"/>
          </w:rPr>
          <w:t>outcomes in zebrafish</w:t>
        </w:r>
      </w:ins>
      <w:r w:rsidRPr="001A611A">
        <w:rPr>
          <w:rFonts w:ascii="Arial" w:eastAsiaTheme="minorEastAsia" w:hAnsi="Arial" w:cs="Arial"/>
          <w:sz w:val="22"/>
          <w:szCs w:val="22"/>
        </w:rPr>
        <w:t xml:space="preserve">, but not </w:t>
      </w:r>
      <w:ins w:id="133" w:author="Sieler Jr, Michael James" w:date="2023-06-13T12:11:00Z">
        <w:r w:rsidRPr="001A611A">
          <w:rPr>
            <w:rFonts w:ascii="Arial" w:eastAsiaTheme="minorEastAsia" w:hAnsi="Arial" w:cs="Arial"/>
            <w:sz w:val="22"/>
            <w:szCs w:val="22"/>
          </w:rPr>
          <w:t xml:space="preserve">in a way that manifests as differences in </w:t>
        </w:r>
      </w:ins>
      <w:r w:rsidRPr="001A611A">
        <w:rPr>
          <w:rFonts w:ascii="Arial" w:eastAsiaTheme="minorEastAsia" w:hAnsi="Arial" w:cs="Arial"/>
          <w:sz w:val="22"/>
          <w:szCs w:val="22"/>
        </w:rPr>
        <w:t xml:space="preserve">body condition score </w:t>
      </w:r>
      <w:del w:id="134" w:author="Sieler Jr, Michael James" w:date="2023-06-13T12:11:00Z">
        <w:r w:rsidR="00265A41" w:rsidRPr="00890188">
          <w:rPr>
            <w:rFonts w:ascii="Arial" w:eastAsiaTheme="minorEastAsia" w:hAnsi="Arial" w:cs="Arial"/>
            <w:sz w:val="22"/>
            <w:szCs w:val="22"/>
          </w:rPr>
          <w:delText>or the gut microbiome.</w:delText>
        </w:r>
      </w:del>
      <w:ins w:id="135" w:author="Sieler Jr, Michael James" w:date="2023-06-13T12:11:00Z">
        <w:r w:rsidRPr="001A611A">
          <w:rPr>
            <w:rFonts w:ascii="Arial" w:eastAsiaTheme="minorEastAsia" w:hAnsi="Arial" w:cs="Arial"/>
            <w:sz w:val="22"/>
            <w:szCs w:val="22"/>
          </w:rPr>
          <w:t xml:space="preserve">(i.e., fish size). </w:t>
        </w:r>
        <w:r w:rsidR="004F40A3">
          <w:rPr>
            <w:rFonts w:ascii="Arial" w:eastAsia="Calibri" w:hAnsi="Arial" w:cs="Arial"/>
            <w:b/>
            <w:bCs/>
            <w:color w:val="000000" w:themeColor="text1"/>
            <w:sz w:val="22"/>
            <w:szCs w:val="22"/>
          </w:rPr>
          <w:br w:type="page"/>
        </w:r>
      </w:ins>
    </w:p>
    <w:p w14:paraId="7597E336" w14:textId="2FDF18E1" w:rsidR="00994909" w:rsidRDefault="00994909" w:rsidP="00D0661F">
      <w:pPr>
        <w:spacing w:line="480" w:lineRule="auto"/>
        <w:rPr>
          <w:rFonts w:ascii="Arial" w:eastAsiaTheme="minorEastAsia" w:hAnsi="Arial" w:cs="Arial"/>
          <w:sz w:val="22"/>
          <w:szCs w:val="22"/>
        </w:rPr>
      </w:pPr>
    </w:p>
    <w:p w14:paraId="1AA00654" w14:textId="5EB23493" w:rsidR="00D82F3A" w:rsidRPr="00104B96" w:rsidRDefault="18AD35B5" w:rsidP="00D0661F">
      <w:pPr>
        <w:spacing w:line="480" w:lineRule="auto"/>
        <w:rPr>
          <w:ins w:id="136" w:author="Sieler Jr, Michael James" w:date="2023-06-13T12:11:00Z"/>
          <w:rFonts w:ascii="Arial" w:eastAsia="Calibri" w:hAnsi="Arial" w:cs="Arial"/>
          <w:b/>
          <w:bCs/>
          <w:color w:val="000000" w:themeColor="text1"/>
          <w:sz w:val="22"/>
          <w:szCs w:val="22"/>
        </w:rPr>
      </w:pPr>
      <w:ins w:id="137" w:author="Sieler Jr, Michael James" w:date="2023-06-13T12:11:00Z">
        <w:r w:rsidRPr="18AD35B5">
          <w:rPr>
            <w:rFonts w:ascii="Arial" w:eastAsia="Calibri" w:hAnsi="Arial" w:cs="Arial"/>
            <w:b/>
            <w:bCs/>
            <w:color w:val="000000" w:themeColor="text1"/>
            <w:sz w:val="22"/>
            <w:szCs w:val="22"/>
          </w:rPr>
          <w:t>4. Diet influences gut microbiome’s sensitivity</w:t>
        </w:r>
      </w:ins>
      <w:r w:rsidRPr="18AD35B5">
        <w:rPr>
          <w:rFonts w:ascii="Arial" w:eastAsia="Calibri" w:hAnsi="Arial"/>
          <w:b/>
          <w:color w:val="000000" w:themeColor="text1"/>
          <w:sz w:val="22"/>
          <w:rPrChange w:id="138" w:author="Sieler Jr, Michael James" w:date="2023-06-13T12:11:00Z">
            <w:rPr>
              <w:rFonts w:ascii="Arial" w:eastAsia="Calibri" w:hAnsi="Arial"/>
              <w:sz w:val="22"/>
            </w:rPr>
          </w:rPrChange>
        </w:rPr>
        <w:t xml:space="preserve"> to </w:t>
      </w:r>
      <w:del w:id="139" w:author="Sieler Jr, Michael James" w:date="2023-06-13T12:11:00Z">
        <w:r w:rsidR="6E19DA83" w:rsidRPr="00890188">
          <w:rPr>
            <w:rFonts w:ascii="Arial" w:eastAsiaTheme="minorEastAsia" w:hAnsi="Arial" w:cs="Arial"/>
            <w:sz w:val="22"/>
            <w:szCs w:val="22"/>
          </w:rPr>
          <w:delText xml:space="preserve">the </w:delText>
        </w:r>
      </w:del>
      <w:r w:rsidRPr="18AD35B5">
        <w:rPr>
          <w:rFonts w:ascii="Arial" w:eastAsia="Calibri" w:hAnsi="Arial"/>
          <w:b/>
          <w:color w:val="000000" w:themeColor="text1"/>
          <w:sz w:val="22"/>
          <w:rPrChange w:id="140" w:author="Sieler Jr, Michael James" w:date="2023-06-13T12:11:00Z">
            <w:rPr>
              <w:rFonts w:ascii="Arial" w:eastAsia="Calibri" w:hAnsi="Arial"/>
              <w:sz w:val="22"/>
            </w:rPr>
          </w:rPrChange>
        </w:rPr>
        <w:t xml:space="preserve">pathogen </w:t>
      </w:r>
      <w:del w:id="141" w:author="Sieler Jr, Michael James" w:date="2023-06-13T12:11:00Z">
        <w:r w:rsidR="6E19DA83" w:rsidRPr="00890188">
          <w:rPr>
            <w:rFonts w:ascii="Arial" w:eastAsiaTheme="minorEastAsia" w:hAnsi="Arial" w:cs="Arial"/>
            <w:sz w:val="22"/>
            <w:szCs w:val="22"/>
          </w:rPr>
          <w:delText xml:space="preserve">could impact the gut microbiome, </w:delText>
        </w:r>
        <w:r w:rsidR="00990CC1" w:rsidRPr="00890188">
          <w:rPr>
            <w:rFonts w:ascii="Arial" w:eastAsiaTheme="minorEastAsia" w:hAnsi="Arial" w:cs="Arial"/>
            <w:sz w:val="22"/>
            <w:szCs w:val="22"/>
          </w:rPr>
          <w:delText>even though</w:delText>
        </w:r>
        <w:r w:rsidR="6E19DA83" w:rsidRPr="00890188">
          <w:rPr>
            <w:rFonts w:ascii="Arial" w:eastAsiaTheme="minorEastAsia" w:hAnsi="Arial" w:cs="Arial"/>
            <w:sz w:val="22"/>
            <w:szCs w:val="22"/>
          </w:rPr>
          <w:delText xml:space="preserve"> ultimate</w:delText>
        </w:r>
      </w:del>
      <w:ins w:id="142" w:author="Sieler Jr, Michael James" w:date="2023-06-13T12:11:00Z">
        <w:r w:rsidRPr="18AD35B5">
          <w:rPr>
            <w:rFonts w:ascii="Arial" w:eastAsia="Calibri" w:hAnsi="Arial" w:cs="Arial"/>
            <w:b/>
            <w:bCs/>
            <w:color w:val="000000" w:themeColor="text1"/>
            <w:sz w:val="22"/>
            <w:szCs w:val="22"/>
          </w:rPr>
          <w:t>exposure</w:t>
        </w:r>
      </w:ins>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790"/>
      </w:tblGrid>
      <w:tr w:rsidR="00104B96" w:rsidRPr="00890188" w14:paraId="30695640" w14:textId="054CFDFB" w:rsidTr="33F4D14F">
        <w:trPr>
          <w:trHeight w:val="1022"/>
          <w:ins w:id="143" w:author="Sieler Jr, Michael James" w:date="2023-06-13T12:11:00Z"/>
        </w:trPr>
        <w:tc>
          <w:tcPr>
            <w:tcW w:w="10790" w:type="dxa"/>
          </w:tcPr>
          <w:p w14:paraId="75B84532" w14:textId="182039CC" w:rsidR="00104B96" w:rsidRPr="00890188" w:rsidRDefault="00104B96" w:rsidP="00D0661F">
            <w:pPr>
              <w:spacing w:line="480" w:lineRule="auto"/>
              <w:jc w:val="center"/>
              <w:rPr>
                <w:ins w:id="144" w:author="Sieler Jr, Michael James" w:date="2023-06-13T12:11:00Z"/>
                <w:rFonts w:ascii="Arial" w:hAnsi="Arial" w:cs="Arial"/>
                <w:sz w:val="22"/>
                <w:szCs w:val="22"/>
              </w:rPr>
            </w:pPr>
            <w:ins w:id="145" w:author="Sieler Jr, Michael James" w:date="2023-06-13T12:11:00Z">
              <w:r>
                <w:rPr>
                  <w:rFonts w:ascii="Arial" w:hAnsi="Arial" w:cs="Arial"/>
                  <w:noProof/>
                  <w:sz w:val="22"/>
                  <w:szCs w:val="22"/>
                </w:rPr>
                <w:drawing>
                  <wp:inline distT="0" distB="0" distL="0" distR="0" wp14:anchorId="275605FA" wp14:editId="54D6433D">
                    <wp:extent cx="6134100" cy="46355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0" cy="4635500"/>
                            </a:xfrm>
                            <a:prstGeom prst="rect">
                              <a:avLst/>
                            </a:prstGeom>
                          </pic:spPr>
                        </pic:pic>
                      </a:graphicData>
                    </a:graphic>
                  </wp:inline>
                </w:drawing>
              </w:r>
            </w:ins>
          </w:p>
        </w:tc>
      </w:tr>
      <w:tr w:rsidR="00A169AB" w:rsidRPr="00890188" w14:paraId="724A9EFA" w14:textId="7E05A320" w:rsidTr="33F4D14F">
        <w:trPr>
          <w:ins w:id="146" w:author="Sieler Jr, Michael James" w:date="2023-06-13T12:11:00Z"/>
        </w:trPr>
        <w:tc>
          <w:tcPr>
            <w:tcW w:w="10790" w:type="dxa"/>
          </w:tcPr>
          <w:p w14:paraId="394FEFA5" w14:textId="13C7970F" w:rsidR="00A169AB" w:rsidRPr="00890188" w:rsidRDefault="33F4D14F" w:rsidP="00D0661F">
            <w:pPr>
              <w:spacing w:line="480" w:lineRule="auto"/>
              <w:rPr>
                <w:ins w:id="147" w:author="Sieler Jr, Michael James" w:date="2023-06-13T12:11:00Z"/>
                <w:rFonts w:ascii="Arial" w:hAnsi="Arial" w:cs="Arial"/>
                <w:b/>
                <w:bCs/>
                <w:sz w:val="22"/>
                <w:szCs w:val="22"/>
              </w:rPr>
            </w:pPr>
            <w:ins w:id="148" w:author="Sieler Jr, Michael James" w:date="2023-06-13T12:11:00Z">
              <w:r w:rsidRPr="33F4D14F">
                <w:rPr>
                  <w:rFonts w:ascii="Arial" w:hAnsi="Arial" w:cs="Arial"/>
                  <w:b/>
                  <w:bCs/>
                  <w:sz w:val="22"/>
                  <w:szCs w:val="22"/>
                </w:rPr>
                <w:t>Figure 5:</w:t>
              </w:r>
              <w:r w:rsidRPr="33F4D14F">
                <w:rPr>
                  <w:rFonts w:ascii="Arial" w:hAnsi="Arial" w:cs="Arial"/>
                  <w:sz w:val="22"/>
                  <w:szCs w:val="22"/>
                </w:rPr>
                <w:t xml:space="preserve"> Exposure to </w:t>
              </w:r>
              <w:r w:rsidRPr="33F4D14F">
                <w:rPr>
                  <w:rFonts w:ascii="Arial" w:hAnsi="Arial" w:cs="Arial"/>
                  <w:i/>
                  <w:iCs/>
                  <w:sz w:val="22"/>
                  <w:szCs w:val="22"/>
                </w:rPr>
                <w:t>Mycobacterium chelonae</w:t>
              </w:r>
              <w:r w:rsidRPr="33F4D14F">
                <w:rPr>
                  <w:rFonts w:ascii="Arial" w:eastAsia="Calibri" w:hAnsi="Arial" w:cs="Arial"/>
                  <w:color w:val="000000" w:themeColor="text1"/>
                  <w:sz w:val="22"/>
                  <w:szCs w:val="22"/>
                </w:rPr>
                <w:t xml:space="preserve"> inhibits diversification of gut microbiome. </w:t>
              </w:r>
              <w:r w:rsidRPr="33F4D14F">
                <w:rPr>
                  <w:rFonts w:ascii="Arial" w:eastAsia="Calibri" w:hAnsi="Arial" w:cs="Arial"/>
                  <w:b/>
                  <w:bCs/>
                  <w:color w:val="000000" w:themeColor="text1"/>
                  <w:sz w:val="22"/>
                  <w:szCs w:val="22"/>
                </w:rPr>
                <w:t xml:space="preserve">(A) </w:t>
              </w:r>
              <w:r w:rsidRPr="33F4D14F">
                <w:rPr>
                  <w:rFonts w:ascii="Arial" w:eastAsia="Calibri" w:hAnsi="Arial" w:cs="Arial"/>
                  <w:color w:val="000000" w:themeColor="text1"/>
                  <w:sz w:val="22"/>
                  <w:szCs w:val="22"/>
                </w:rPr>
                <w:t xml:space="preserve">Shannon Index for diversity of pre-exposed 129 days post fertilization (dpf), 214 dpf exposed and unexposed fish, and </w:t>
              </w:r>
              <w:r w:rsidRPr="33F4D14F">
                <w:rPr>
                  <w:rFonts w:ascii="Arial" w:eastAsia="Calibri" w:hAnsi="Arial" w:cs="Arial"/>
                  <w:b/>
                  <w:bCs/>
                  <w:color w:val="000000" w:themeColor="text1"/>
                  <w:sz w:val="22"/>
                  <w:szCs w:val="22"/>
                </w:rPr>
                <w:t>(B)</w:t>
              </w:r>
              <w:r w:rsidRPr="33F4D14F">
                <w:rPr>
                  <w:rFonts w:ascii="Arial" w:eastAsia="Calibri" w:hAnsi="Arial" w:cs="Arial"/>
                  <w:color w:val="000000" w:themeColor="text1"/>
                  <w:sz w:val="22"/>
                  <w:szCs w:val="22"/>
                </w:rPr>
                <w:t xml:space="preserve"> for exposure groups within each diet. </w:t>
              </w:r>
              <w:r w:rsidRPr="33F4D14F">
                <w:rPr>
                  <w:rFonts w:ascii="Arial" w:hAnsi="Arial" w:cs="Arial"/>
                  <w:color w:val="000000" w:themeColor="text1"/>
                  <w:sz w:val="22"/>
                  <w:szCs w:val="22"/>
                </w:rPr>
                <w:t xml:space="preserve">Capscale ordination based on the Bray-Curtis dissimilarity of gut microbiome composition of fish by </w:t>
              </w:r>
              <w:r w:rsidRPr="33F4D14F">
                <w:rPr>
                  <w:rFonts w:ascii="Arial" w:eastAsia="Calibri" w:hAnsi="Arial" w:cs="Arial"/>
                  <w:b/>
                  <w:bCs/>
                  <w:color w:val="000000" w:themeColor="text1"/>
                  <w:sz w:val="22"/>
                  <w:szCs w:val="22"/>
                </w:rPr>
                <w:t>(C)</w:t>
              </w:r>
              <w:r w:rsidRPr="33F4D14F">
                <w:rPr>
                  <w:rFonts w:ascii="Arial" w:eastAsia="Calibri" w:hAnsi="Arial" w:cs="Arial"/>
                  <w:color w:val="000000" w:themeColor="text1"/>
                  <w:sz w:val="22"/>
                  <w:szCs w:val="22"/>
                </w:rPr>
                <w:t xml:space="preserve"> diet</w:t>
              </w:r>
              <w:r w:rsidRPr="33F4D14F">
                <w:rPr>
                  <w:rFonts w:ascii="Arial" w:hAnsi="Arial" w:cs="Arial"/>
                  <w:color w:val="000000" w:themeColor="text1"/>
                  <w:sz w:val="22"/>
                  <w:szCs w:val="22"/>
                </w:rPr>
                <w:t xml:space="preserve">. </w:t>
              </w:r>
              <w:r w:rsidRPr="33F4D14F">
                <w:rPr>
                  <w:rFonts w:ascii="Arial" w:hAnsi="Arial" w:cs="Arial"/>
                  <w:b/>
                  <w:bCs/>
                  <w:color w:val="000000" w:themeColor="text1"/>
                  <w:sz w:val="22"/>
                  <w:szCs w:val="22"/>
                </w:rPr>
                <w:t>(D)</w:t>
              </w:r>
              <w:r w:rsidRPr="33F4D14F">
                <w:rPr>
                  <w:rFonts w:ascii="Arial" w:hAnsi="Arial" w:cs="Arial"/>
                  <w:color w:val="000000" w:themeColor="text1"/>
                  <w:sz w:val="22"/>
                  <w:szCs w:val="22"/>
                </w:rPr>
                <w:t xml:space="preserve"> Log fold change of </w:t>
              </w:r>
              <w:r w:rsidRPr="33F4D14F">
                <w:rPr>
                  <w:rFonts w:ascii="Arial" w:hAnsi="Arial" w:cs="Arial"/>
                  <w:i/>
                  <w:iCs/>
                  <w:color w:val="000000" w:themeColor="text1"/>
                  <w:sz w:val="22"/>
                  <w:szCs w:val="22"/>
                </w:rPr>
                <w:t>Mycobacterium</w:t>
              </w:r>
              <w:r w:rsidRPr="33F4D14F">
                <w:rPr>
                  <w:rFonts w:ascii="Arial" w:hAnsi="Arial" w:cs="Arial"/>
                  <w:color w:val="000000" w:themeColor="text1"/>
                  <w:sz w:val="22"/>
                  <w:szCs w:val="22"/>
                </w:rPr>
                <w:t xml:space="preserve"> of pre-exposed, exposed and unexposed fish within each diet as calculated by ANCOM-BC. Values are in reference to exposed fish within each diet. The analysis shows </w:t>
              </w:r>
              <w:r w:rsidRPr="33F4D14F">
                <w:rPr>
                  <w:rFonts w:ascii="Arial" w:hAnsi="Arial" w:cs="Arial"/>
                  <w:sz w:val="22"/>
                  <w:szCs w:val="22"/>
                </w:rPr>
                <w:t xml:space="preserve">gut microbiome’s sensitivity to pathogen exposure is linked to diet, but </w:t>
              </w:r>
              <w:r w:rsidRPr="33F4D14F">
                <w:rPr>
                  <w:rFonts w:ascii="Arial" w:hAnsi="Arial" w:cs="Arial"/>
                  <w:i/>
                  <w:iCs/>
                  <w:sz w:val="22"/>
                  <w:szCs w:val="22"/>
                </w:rPr>
                <w:t>Mycobacterium</w:t>
              </w:r>
              <w:r w:rsidRPr="33F4D14F">
                <w:rPr>
                  <w:rFonts w:ascii="Arial" w:hAnsi="Arial" w:cs="Arial"/>
                  <w:sz w:val="22"/>
                  <w:szCs w:val="22"/>
                </w:rPr>
                <w:t>’s abundance is diet-dependent</w:t>
              </w:r>
              <w:r w:rsidRPr="33F4D14F">
                <w:rPr>
                  <w:rFonts w:ascii="Arial" w:hAnsi="Arial" w:cs="Arial"/>
                  <w:color w:val="000000" w:themeColor="text1"/>
                  <w:sz w:val="22"/>
                  <w:szCs w:val="22"/>
                </w:rPr>
                <w:t>. A “ns” indicates not significantly different, and * indicates significant differences below the 0.05. An “X” indicates a group is significantly differentially abundant compared to the exposed treatment reference group.</w:t>
              </w:r>
            </w:ins>
          </w:p>
        </w:tc>
      </w:tr>
    </w:tbl>
    <w:p w14:paraId="3FAB84E1" w14:textId="1B74B104" w:rsidR="0015507B" w:rsidRPr="00890188" w:rsidRDefault="0015507B" w:rsidP="00D0661F">
      <w:pPr>
        <w:spacing w:line="480" w:lineRule="auto"/>
        <w:rPr>
          <w:ins w:id="149" w:author="Sieler Jr, Michael James" w:date="2023-06-13T12:11:00Z"/>
          <w:rFonts w:ascii="Arial" w:eastAsiaTheme="minorEastAsia" w:hAnsi="Arial" w:cs="Arial"/>
          <w:sz w:val="22"/>
          <w:szCs w:val="22"/>
        </w:rPr>
      </w:pPr>
    </w:p>
    <w:p w14:paraId="5CED10A5" w14:textId="43C2D685" w:rsidR="00401F90" w:rsidRPr="00890188" w:rsidRDefault="0C946A34" w:rsidP="001A5773">
      <w:pPr>
        <w:spacing w:line="480" w:lineRule="auto"/>
        <w:rPr>
          <w:rFonts w:ascii="Arial" w:hAnsi="Arial" w:cs="Arial"/>
          <w:sz w:val="22"/>
          <w:szCs w:val="22"/>
        </w:rPr>
      </w:pPr>
      <w:ins w:id="150" w:author="Sieler Jr, Michael James" w:date="2023-06-13T12:11:00Z">
        <w:r w:rsidRPr="0C946A34">
          <w:rPr>
            <w:rFonts w:ascii="Arial" w:eastAsiaTheme="minorEastAsia" w:hAnsi="Arial" w:cs="Arial"/>
            <w:sz w:val="22"/>
            <w:szCs w:val="22"/>
          </w:rPr>
          <w:lastRenderedPageBreak/>
          <w:t xml:space="preserve">Lastly, we sought to determine whether the gut microbiome changes in response to </w:t>
        </w:r>
        <w:r w:rsidRPr="0C946A34">
          <w:rPr>
            <w:rFonts w:ascii="Arial" w:eastAsiaTheme="minorEastAsia" w:hAnsi="Arial" w:cs="Arial"/>
            <w:i/>
            <w:iCs/>
            <w:color w:val="000000" w:themeColor="text1"/>
            <w:sz w:val="22"/>
            <w:szCs w:val="22"/>
          </w:rPr>
          <w:t>Mycobacterium chelonae</w:t>
        </w:r>
      </w:ins>
      <w:r w:rsidRPr="00F46E64">
        <w:rPr>
          <w:rFonts w:ascii="Arial" w:eastAsiaTheme="minorEastAsia" w:hAnsi="Arial"/>
          <w:color w:val="000000" w:themeColor="text1"/>
          <w:sz w:val="22"/>
          <w:rPrChange w:id="151" w:author="Sieler Jr, Michael James" w:date="2023-06-13T12:11:00Z">
            <w:rPr>
              <w:rFonts w:ascii="Arial" w:eastAsiaTheme="minorEastAsia" w:hAnsi="Arial"/>
              <w:sz w:val="22"/>
            </w:rPr>
          </w:rPrChange>
        </w:rPr>
        <w:t xml:space="preserve"> </w:t>
      </w:r>
      <w:r w:rsidRPr="0C946A34">
        <w:rPr>
          <w:rFonts w:ascii="Arial" w:eastAsiaTheme="minorEastAsia" w:hAnsi="Arial"/>
          <w:color w:val="000000" w:themeColor="text1"/>
          <w:sz w:val="22"/>
          <w:rPrChange w:id="152" w:author="Sieler Jr, Michael James" w:date="2023-06-13T12:11:00Z">
            <w:rPr>
              <w:rFonts w:ascii="Arial" w:eastAsiaTheme="minorEastAsia" w:hAnsi="Arial"/>
              <w:sz w:val="22"/>
            </w:rPr>
          </w:rPrChange>
        </w:rPr>
        <w:t>infection</w:t>
      </w:r>
      <w:ins w:id="153" w:author="Sieler Jr, Michael James" w:date="2023-06-13T12:11:00Z">
        <w:r w:rsidRPr="0C946A34">
          <w:rPr>
            <w:rFonts w:ascii="Arial" w:eastAsiaTheme="minorEastAsia" w:hAnsi="Arial" w:cs="Arial"/>
            <w:i/>
            <w:iCs/>
            <w:color w:val="000000" w:themeColor="text1"/>
            <w:sz w:val="22"/>
            <w:szCs w:val="22"/>
          </w:rPr>
          <w:t xml:space="preserve">. M. chelonae </w:t>
        </w:r>
        <w:r w:rsidRPr="0C946A34">
          <w:rPr>
            <w:rFonts w:ascii="Arial" w:eastAsiaTheme="minorEastAsia" w:hAnsi="Arial" w:cs="Arial"/>
            <w:color w:val="000000" w:themeColor="text1"/>
            <w:sz w:val="22"/>
            <w:szCs w:val="22"/>
          </w:rPr>
          <w:t xml:space="preserve">infections </w:t>
        </w:r>
        <w:r w:rsidRPr="0C946A34">
          <w:rPr>
            <w:rFonts w:ascii="Arial" w:hAnsi="Arial" w:cs="Arial"/>
            <w:sz w:val="22"/>
            <w:szCs w:val="22"/>
          </w:rPr>
          <w:t>can introduce inconsistencies in study</w:t>
        </w:r>
      </w:ins>
      <w:r w:rsidRPr="0C946A34">
        <w:rPr>
          <w:rFonts w:ascii="Arial" w:hAnsi="Arial" w:cs="Arial"/>
          <w:sz w:val="22"/>
          <w:szCs w:val="22"/>
        </w:rPr>
        <w:t xml:space="preserve"> outcomes</w:t>
      </w:r>
      <w:del w:id="154" w:author="Sieler Jr, Michael James" w:date="2023-06-13T12:11:00Z">
        <w:r w:rsidR="6E19DA83" w:rsidRPr="00890188">
          <w:rPr>
            <w:rFonts w:ascii="Arial" w:eastAsiaTheme="minorEastAsia" w:hAnsi="Arial" w:cs="Arial"/>
            <w:sz w:val="22"/>
            <w:szCs w:val="22"/>
          </w:rPr>
          <w:delText xml:space="preserve"> among exposed individuals may not.</w:delText>
        </w:r>
      </w:del>
      <w:ins w:id="155" w:author="Sieler Jr, Michael James" w:date="2023-06-13T12:11:00Z">
        <w:r w:rsidRPr="0C946A34">
          <w:rPr>
            <w:rFonts w:ascii="Arial" w:hAnsi="Arial" w:cs="Arial"/>
            <w:sz w:val="22"/>
            <w:szCs w:val="22"/>
          </w:rPr>
          <w:t>, but the impacts on the gut microbiome are not known</w:t>
        </w:r>
        <w:r w:rsidR="0061770C" w:rsidRPr="0C946A34">
          <w:rPr>
            <w:rFonts w:ascii="Arial" w:hAnsi="Arial" w:cs="Arial"/>
            <w:sz w:val="22"/>
            <w:szCs w:val="22"/>
          </w:rPr>
          <w:fldChar w:fldCharType="begin"/>
        </w:r>
        <w:r w:rsidR="00FD5AC8">
          <w:rPr>
            <w:rFonts w:ascii="Arial" w:hAnsi="Arial" w:cs="Arial"/>
            <w:sz w:val="22"/>
            <w:szCs w:val="22"/>
          </w:rPr>
          <w:instrText xml:space="preserve"> ADDIN ZOTERO_ITEM CSL_CITATION {"citationID":"i9ZNXVOu","properties":{"formattedCitation":"[25]","plainCitation":"[25]","noteIndex":0},"citationItems":[{"id":4639,"uris":["http://zotero.org/users/5603014/items/HJ6PQN2U"],"itemData":{"id":4639,"type":"article-journal","abstract":"During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61770C" w:rsidRPr="0C946A34">
          <w:rPr>
            <w:rFonts w:ascii="Arial" w:hAnsi="Arial" w:cs="Arial"/>
            <w:sz w:val="22"/>
            <w:szCs w:val="22"/>
          </w:rPr>
          <w:fldChar w:fldCharType="separate"/>
        </w:r>
        <w:r w:rsidRPr="0C946A34">
          <w:rPr>
            <w:rFonts w:ascii="Arial" w:hAnsi="Arial" w:cs="Arial"/>
            <w:sz w:val="22"/>
            <w:szCs w:val="22"/>
          </w:rPr>
          <w:t>[25]</w:t>
        </w:r>
        <w:r w:rsidR="0061770C" w:rsidRPr="0C946A34">
          <w:rPr>
            <w:rFonts w:ascii="Arial" w:hAnsi="Arial" w:cs="Arial"/>
            <w:sz w:val="22"/>
            <w:szCs w:val="22"/>
          </w:rPr>
          <w:fldChar w:fldCharType="end"/>
        </w:r>
        <w:r w:rsidRPr="0C946A34">
          <w:rPr>
            <w:rFonts w:ascii="Arial" w:hAnsi="Arial" w:cs="Arial"/>
            <w:sz w:val="22"/>
            <w:szCs w:val="22"/>
          </w:rPr>
          <w:t>.</w:t>
        </w:r>
        <w:r w:rsidRPr="0C946A34">
          <w:rPr>
            <w:rFonts w:ascii="Arial" w:eastAsiaTheme="minorEastAsia" w:hAnsi="Arial" w:cs="Arial"/>
            <w:sz w:val="22"/>
            <w:szCs w:val="22"/>
          </w:rPr>
          <w:t xml:space="preserve"> </w:t>
        </w:r>
        <w:r w:rsidR="001A5773">
          <w:rPr>
            <w:rFonts w:ascii="Arial" w:eastAsiaTheme="minorEastAsia" w:hAnsi="Arial" w:cs="Arial"/>
            <w:sz w:val="22"/>
            <w:szCs w:val="22"/>
          </w:rPr>
          <w:t>Prior to pathogen infection at 129 dpf, we collected fecal samples of a subset of fish for microbiome analysis. At 214 dpf, we collected fecal samples from control and pathogen exposed fish. The 129- and 214 dpf fecal samples were then measured for</w:t>
        </w:r>
        <w:r w:rsidRPr="0C946A34">
          <w:rPr>
            <w:rFonts w:ascii="Arial" w:eastAsiaTheme="minorEastAsia" w:hAnsi="Arial" w:cs="Arial"/>
            <w:sz w:val="22"/>
            <w:szCs w:val="22"/>
          </w:rPr>
          <w:t xml:space="preserve"> microbial gut diversity, composition, and taxon abundance.</w:t>
        </w:r>
        <w:r w:rsidR="001E3AAE">
          <w:rPr>
            <w:rFonts w:ascii="Arial" w:eastAsiaTheme="minorEastAsia" w:hAnsi="Arial" w:cs="Arial"/>
            <w:sz w:val="22"/>
            <w:szCs w:val="22"/>
          </w:rPr>
          <w:t xml:space="preserve"> </w:t>
        </w:r>
        <w:r w:rsidR="001E3AAE" w:rsidRPr="00890188">
          <w:rPr>
            <w:rFonts w:ascii="Arial" w:eastAsia="Arial" w:hAnsi="Arial" w:cs="Arial"/>
            <w:sz w:val="22"/>
            <w:szCs w:val="22"/>
          </w:rPr>
          <w:t xml:space="preserve">We next </w:t>
        </w:r>
        <w:r w:rsidR="001E3AAE" w:rsidRPr="00890188">
          <w:rPr>
            <w:rFonts w:ascii="Arial" w:eastAsia="Arial" w:hAnsi="Arial" w:cs="Arial"/>
            <w:color w:val="000000" w:themeColor="text1"/>
            <w:sz w:val="22"/>
            <w:szCs w:val="22"/>
          </w:rPr>
          <w:t xml:space="preserve">built generalized linear models (GLM) to determine if </w:t>
        </w:r>
        <w:r w:rsidR="001E3AAE">
          <w:rPr>
            <w:rFonts w:ascii="Arial" w:eastAsia="Arial" w:hAnsi="Arial" w:cs="Arial"/>
            <w:color w:val="000000" w:themeColor="text1"/>
            <w:sz w:val="22"/>
            <w:szCs w:val="22"/>
          </w:rPr>
          <w:t>extraintestinal infection as a function of diet</w:t>
        </w:r>
        <w:r w:rsidR="001E3AAE" w:rsidRPr="00890188">
          <w:rPr>
            <w:rFonts w:ascii="Arial" w:eastAsia="Arial" w:hAnsi="Arial" w:cs="Arial"/>
            <w:color w:val="000000" w:themeColor="text1"/>
            <w:sz w:val="22"/>
            <w:szCs w:val="22"/>
          </w:rPr>
          <w:t xml:space="preserve"> associated with </w:t>
        </w:r>
        <w:r w:rsidR="001E3AAE">
          <w:rPr>
            <w:rFonts w:ascii="Arial" w:eastAsia="Arial" w:hAnsi="Arial" w:cs="Arial"/>
            <w:color w:val="000000" w:themeColor="text1"/>
            <w:sz w:val="22"/>
            <w:szCs w:val="22"/>
          </w:rPr>
          <w:t>microbial diversity and composition measures</w:t>
        </w:r>
        <w:r w:rsidR="001E3AAE" w:rsidRPr="00890188">
          <w:rPr>
            <w:rFonts w:ascii="Arial" w:eastAsia="Arial" w:hAnsi="Arial" w:cs="Arial"/>
            <w:color w:val="000000" w:themeColor="text1"/>
            <w:sz w:val="22"/>
            <w:szCs w:val="22"/>
          </w:rPr>
          <w:t>.</w:t>
        </w:r>
        <w:r w:rsidRPr="0C946A34">
          <w:rPr>
            <w:rFonts w:ascii="Arial" w:eastAsiaTheme="minorEastAsia" w:hAnsi="Arial" w:cs="Arial"/>
            <w:sz w:val="22"/>
            <w:szCs w:val="22"/>
          </w:rPr>
          <w:t xml:space="preserve"> We did not observe any significant associations between extraintestinal infection and any of the gut microbiome diversity and composition measures (P &gt; 0.05; Table S3.1.5-6), likely because we were under powered to detect a difference. </w:t>
        </w:r>
        <w:r w:rsidR="7A435144" w:rsidRPr="7A435144">
          <w:rPr>
            <w:rFonts w:ascii="Arial" w:eastAsia="Arial" w:hAnsi="Arial" w:cs="Arial"/>
            <w:sz w:val="22"/>
            <w:szCs w:val="22"/>
          </w:rPr>
          <w:t xml:space="preserve">While not all fish that were injected with </w:t>
        </w:r>
        <w:r w:rsidR="002C46EE" w:rsidRPr="00F46E64">
          <w:rPr>
            <w:rFonts w:ascii="Arial" w:eastAsia="Arial" w:hAnsi="Arial" w:cs="Arial"/>
            <w:i/>
            <w:iCs/>
            <w:sz w:val="22"/>
            <w:szCs w:val="22"/>
          </w:rPr>
          <w:t>M. chelonae</w:t>
        </w:r>
        <w:r w:rsidR="7A435144" w:rsidRPr="7A435144">
          <w:rPr>
            <w:rFonts w:ascii="Arial" w:eastAsia="Arial" w:hAnsi="Arial" w:cs="Arial"/>
            <w:sz w:val="22"/>
            <w:szCs w:val="22"/>
          </w:rPr>
          <w:t xml:space="preserve"> manifested evidence of an infection at 214 pdf, all of these fish were exposed to the pathogen. Since gut microbiomes in </w:t>
        </w:r>
        <w:r w:rsidR="006F4D8A">
          <w:rPr>
            <w:rFonts w:ascii="Arial" w:eastAsia="Arial" w:hAnsi="Arial" w:cs="Arial"/>
            <w:sz w:val="22"/>
            <w:szCs w:val="22"/>
          </w:rPr>
          <w:t>zebrafish</w:t>
        </w:r>
        <w:r w:rsidR="7A435144" w:rsidRPr="7A435144">
          <w:rPr>
            <w:rFonts w:ascii="Arial" w:eastAsia="Arial" w:hAnsi="Arial" w:cs="Arial"/>
            <w:sz w:val="22"/>
            <w:szCs w:val="22"/>
          </w:rPr>
          <w:t xml:space="preserve"> diversify in response to pathogen exposure, we next asked how exposure to </w:t>
        </w:r>
        <w:r w:rsidR="7A435144" w:rsidRPr="00F46E64">
          <w:rPr>
            <w:rFonts w:ascii="Arial" w:eastAsia="Arial" w:hAnsi="Arial" w:cs="Arial"/>
            <w:i/>
            <w:iCs/>
            <w:sz w:val="22"/>
            <w:szCs w:val="22"/>
          </w:rPr>
          <w:t xml:space="preserve">M. </w:t>
        </w:r>
        <w:r w:rsidR="002C46EE" w:rsidRPr="002C46EE">
          <w:rPr>
            <w:rFonts w:ascii="Arial" w:eastAsia="Arial" w:hAnsi="Arial" w:cs="Arial"/>
            <w:i/>
            <w:iCs/>
            <w:sz w:val="22"/>
            <w:szCs w:val="22"/>
          </w:rPr>
          <w:t>chelonae</w:t>
        </w:r>
        <w:r w:rsidR="7A435144" w:rsidRPr="7A435144">
          <w:rPr>
            <w:rFonts w:ascii="Arial" w:eastAsia="Arial" w:hAnsi="Arial" w:cs="Arial"/>
            <w:i/>
            <w:iCs/>
            <w:sz w:val="22"/>
            <w:szCs w:val="22"/>
          </w:rPr>
          <w:t xml:space="preserve"> </w:t>
        </w:r>
        <w:r w:rsidR="7A435144" w:rsidRPr="7A435144">
          <w:rPr>
            <w:rFonts w:ascii="Arial" w:eastAsia="Arial" w:hAnsi="Arial" w:cs="Arial"/>
            <w:sz w:val="22"/>
            <w:szCs w:val="22"/>
          </w:rPr>
          <w:t>affects the zebrafish gut microbiome and whether these effects differ across diets</w:t>
        </w:r>
        <w:r w:rsidR="00FD5AC8">
          <w:rPr>
            <w:rFonts w:ascii="Arial" w:eastAsia="Arial" w:hAnsi="Arial" w:cs="Arial"/>
            <w:sz w:val="22"/>
            <w:szCs w:val="22"/>
          </w:rPr>
          <w:fldChar w:fldCharType="begin"/>
        </w:r>
        <w:r w:rsidR="00FD5AC8">
          <w:rPr>
            <w:rFonts w:ascii="Arial" w:eastAsia="Arial" w:hAnsi="Arial" w:cs="Arial"/>
            <w:sz w:val="22"/>
            <w:szCs w:val="22"/>
          </w:rPr>
          <w:instrText xml:space="preserve"> ADDIN ZOTERO_ITEM CSL_CITATION {"citationID":"fW1f4BE2","properties":{"formattedCitation":"[22]","plainCitation":"[22]","noteIndex":0},"citationItems":[{"id":15,"uris":["http://zotero.org/users/5603014/items/2Z79FQGP"],"itemData":{"id":15,"type":"article-journal","abstract":"Helminth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FD5AC8">
          <w:rPr>
            <w:rFonts w:ascii="Arial" w:eastAsia="Arial" w:hAnsi="Arial" w:cs="Arial"/>
            <w:sz w:val="22"/>
            <w:szCs w:val="22"/>
          </w:rPr>
          <w:fldChar w:fldCharType="separate"/>
        </w:r>
        <w:r w:rsidR="00FD5AC8">
          <w:rPr>
            <w:rFonts w:ascii="Arial" w:eastAsia="Arial" w:hAnsi="Arial" w:cs="Arial"/>
            <w:noProof/>
            <w:sz w:val="22"/>
            <w:szCs w:val="22"/>
          </w:rPr>
          <w:t>[22]</w:t>
        </w:r>
        <w:r w:rsidR="00FD5AC8">
          <w:rPr>
            <w:rFonts w:ascii="Arial" w:eastAsia="Arial" w:hAnsi="Arial" w:cs="Arial"/>
            <w:sz w:val="22"/>
            <w:szCs w:val="22"/>
          </w:rPr>
          <w:fldChar w:fldCharType="end"/>
        </w:r>
        <w:r w:rsidR="7A435144" w:rsidRPr="7A435144">
          <w:rPr>
            <w:rFonts w:ascii="Arial" w:eastAsia="Arial" w:hAnsi="Arial" w:cs="Arial"/>
            <w:sz w:val="22"/>
            <w:szCs w:val="22"/>
          </w:rPr>
          <w:t xml:space="preserve">. </w:t>
        </w:r>
      </w:ins>
      <w:r w:rsidR="7A435144" w:rsidRPr="7A435144">
        <w:rPr>
          <w:rFonts w:ascii="Arial" w:eastAsiaTheme="minorEastAsia" w:hAnsi="Arial" w:cs="Arial"/>
          <w:sz w:val="22"/>
          <w:szCs w:val="22"/>
        </w:rPr>
        <w:t xml:space="preserve"> Comparing exposed to unexposed fish found </w:t>
      </w:r>
      <w:r w:rsidR="7A435144" w:rsidRPr="7A435144">
        <w:rPr>
          <w:rFonts w:ascii="Arial" w:hAnsi="Arial" w:cs="Arial"/>
          <w:sz w:val="22"/>
          <w:szCs w:val="22"/>
        </w:rPr>
        <w:t xml:space="preserve">that microbial gut diversity significantly differs between exposure groups as measured by richness and Shannon Entropy alpha-diversity metrics (P &lt; 0.05; Figure </w:t>
      </w:r>
      <w:del w:id="156" w:author="Sieler Jr, Michael James" w:date="2023-06-13T12:11:00Z">
        <w:r w:rsidR="6E19DA83" w:rsidRPr="00890188">
          <w:rPr>
            <w:rFonts w:ascii="Arial" w:hAnsi="Arial" w:cs="Arial"/>
            <w:sz w:val="22"/>
            <w:szCs w:val="22"/>
          </w:rPr>
          <w:delText>4A</w:delText>
        </w:r>
      </w:del>
      <w:ins w:id="157" w:author="Sieler Jr, Michael James" w:date="2023-06-13T12:11:00Z">
        <w:r w:rsidR="7A435144" w:rsidRPr="7A435144">
          <w:rPr>
            <w:rFonts w:ascii="Arial" w:hAnsi="Arial" w:cs="Arial"/>
            <w:sz w:val="22"/>
            <w:szCs w:val="22"/>
          </w:rPr>
          <w:t>5A</w:t>
        </w:r>
      </w:ins>
      <w:r w:rsidR="7A435144" w:rsidRPr="7A435144">
        <w:rPr>
          <w:rFonts w:ascii="Arial" w:hAnsi="Arial" w:cs="Arial"/>
          <w:sz w:val="22"/>
          <w:szCs w:val="22"/>
        </w:rPr>
        <w:t xml:space="preserve">, Table S3.2.1). That said, based on linear regression, the impact of exposure on the gut microbiome alpha-diversity does not appear to differ as a function of diet, as the interaction term for these covariates did not yield a significant effect (P &gt; 0.05; Table S3.2.1). Furthermore, we used a post hoc Tukey test to clarify whether microbial gut diversity of fish differed between exposure groups by diet. Unique to ZIRC-diet fed fish, we observed microbiome diversity differed in unexposed controls compared to exposed fish as measured by all alpha-diversity metrics (P &lt; 0.05; Figure </w:t>
      </w:r>
      <w:del w:id="158" w:author="Sieler Jr, Michael James" w:date="2023-06-13T12:11:00Z">
        <w:r w:rsidR="00682EE0">
          <w:rPr>
            <w:rFonts w:ascii="Arial" w:hAnsi="Arial" w:cs="Arial"/>
            <w:sz w:val="22"/>
            <w:szCs w:val="22"/>
          </w:rPr>
          <w:delText>4B</w:delText>
        </w:r>
      </w:del>
      <w:ins w:id="159" w:author="Sieler Jr, Michael James" w:date="2023-06-13T12:11:00Z">
        <w:r w:rsidR="7A435144" w:rsidRPr="7A435144">
          <w:rPr>
            <w:rFonts w:ascii="Arial" w:hAnsi="Arial" w:cs="Arial"/>
            <w:sz w:val="22"/>
            <w:szCs w:val="22"/>
          </w:rPr>
          <w:t>5B</w:t>
        </w:r>
      </w:ins>
      <w:r w:rsidR="7A435144" w:rsidRPr="7A435144">
        <w:rPr>
          <w:rFonts w:ascii="Arial" w:hAnsi="Arial" w:cs="Arial"/>
          <w:sz w:val="22"/>
          <w:szCs w:val="22"/>
        </w:rPr>
        <w:t xml:space="preserve">, Table S3.2.2). Watts-diet fed fish differed in unexposed controls compared to exposed fish in terms of richness (P &lt; 0.05, Table S3.2.2). These results suggest that the gut microbiome diversity of ZIRC-diet fed fish, and to some extent Watts-diet fed fish, are </w:t>
      </w:r>
      <w:del w:id="160" w:author="Sieler Jr, Michael James" w:date="2023-06-13T12:11:00Z">
        <w:r w:rsidR="6E19DA83" w:rsidRPr="00890188">
          <w:rPr>
            <w:rFonts w:ascii="Arial" w:hAnsi="Arial" w:cs="Arial"/>
            <w:sz w:val="22"/>
            <w:szCs w:val="22"/>
          </w:rPr>
          <w:delText>sensitive to</w:delText>
        </w:r>
      </w:del>
      <w:ins w:id="161" w:author="Sieler Jr, Michael James" w:date="2023-06-13T12:11:00Z">
        <w:r w:rsidR="7A435144" w:rsidRPr="7A435144">
          <w:rPr>
            <w:rFonts w:ascii="Arial" w:hAnsi="Arial" w:cs="Arial"/>
            <w:sz w:val="22"/>
            <w:szCs w:val="22"/>
          </w:rPr>
          <w:t>more impacted by</w:t>
        </w:r>
      </w:ins>
      <w:r w:rsidR="7A435144" w:rsidRPr="7A435144">
        <w:rPr>
          <w:rFonts w:ascii="Arial" w:hAnsi="Arial" w:cs="Arial"/>
          <w:sz w:val="22"/>
          <w:szCs w:val="22"/>
        </w:rPr>
        <w:t xml:space="preserve"> the effects of </w:t>
      </w:r>
      <w:r w:rsidR="7A435144" w:rsidRPr="7A435144">
        <w:rPr>
          <w:rFonts w:ascii="Arial" w:hAnsi="Arial" w:cs="Arial"/>
          <w:i/>
          <w:iCs/>
          <w:sz w:val="22"/>
          <w:szCs w:val="22"/>
        </w:rPr>
        <w:t>M. chelonae</w:t>
      </w:r>
      <w:r w:rsidR="7A435144" w:rsidRPr="7A435144">
        <w:rPr>
          <w:rFonts w:ascii="Arial" w:hAnsi="Arial" w:cs="Arial"/>
          <w:sz w:val="22"/>
          <w:szCs w:val="22"/>
        </w:rPr>
        <w:t xml:space="preserve"> exposure, but Gemma-diet fed fish are </w:t>
      </w:r>
      <w:del w:id="162" w:author="Sieler Jr, Michael James" w:date="2023-06-13T12:11:00Z">
        <w:r w:rsidR="6E19DA83" w:rsidRPr="00890188">
          <w:rPr>
            <w:rFonts w:ascii="Arial" w:hAnsi="Arial" w:cs="Arial"/>
            <w:sz w:val="22"/>
            <w:szCs w:val="22"/>
          </w:rPr>
          <w:delText>resistant to</w:delText>
        </w:r>
      </w:del>
      <w:ins w:id="163" w:author="Sieler Jr, Michael James" w:date="2023-06-13T12:11:00Z">
        <w:r w:rsidR="7A435144" w:rsidRPr="7A435144">
          <w:rPr>
            <w:rFonts w:ascii="Arial" w:hAnsi="Arial" w:cs="Arial"/>
            <w:sz w:val="22"/>
            <w:szCs w:val="22"/>
          </w:rPr>
          <w:t>less impacted by</w:t>
        </w:r>
      </w:ins>
      <w:r w:rsidR="7A435144" w:rsidRPr="7A435144">
        <w:rPr>
          <w:rFonts w:ascii="Arial" w:hAnsi="Arial" w:cs="Arial"/>
          <w:sz w:val="22"/>
          <w:szCs w:val="22"/>
        </w:rPr>
        <w:t xml:space="preserve"> pathogen exposure. While the gut microbiomes are </w:t>
      </w:r>
      <w:del w:id="164" w:author="Sieler Jr, Michael James" w:date="2023-06-13T12:11:00Z">
        <w:r w:rsidR="6E19DA83" w:rsidRPr="00890188">
          <w:rPr>
            <w:rFonts w:ascii="Arial" w:hAnsi="Arial" w:cs="Arial"/>
            <w:sz w:val="22"/>
            <w:szCs w:val="22"/>
          </w:rPr>
          <w:delText>sensitive to</w:delText>
        </w:r>
      </w:del>
      <w:ins w:id="165" w:author="Sieler Jr, Michael James" w:date="2023-06-13T12:11:00Z">
        <w:r w:rsidR="7A435144" w:rsidRPr="7A435144">
          <w:rPr>
            <w:rFonts w:ascii="Arial" w:hAnsi="Arial" w:cs="Arial"/>
            <w:sz w:val="22"/>
            <w:szCs w:val="22"/>
          </w:rPr>
          <w:t>impacted by</w:t>
        </w:r>
      </w:ins>
      <w:r w:rsidR="7A435144" w:rsidRPr="7A435144">
        <w:rPr>
          <w:rFonts w:ascii="Arial" w:hAnsi="Arial" w:cs="Arial"/>
          <w:sz w:val="22"/>
          <w:szCs w:val="22"/>
        </w:rPr>
        <w:t xml:space="preserve"> the effects of pathogen exposure, we find the statistical effect of diet shaping the gut microbiome is an order of magnitude greater across all alpha-diversity metrics </w:t>
      </w:r>
      <w:r w:rsidR="7A435144" w:rsidRPr="7A435144">
        <w:rPr>
          <w:rFonts w:ascii="Arial" w:eastAsia="Arial" w:hAnsi="Arial" w:cs="Arial"/>
          <w:sz w:val="22"/>
          <w:szCs w:val="22"/>
        </w:rPr>
        <w:t>(P &lt; 0.05, Table S3.2.1)</w:t>
      </w:r>
      <w:r w:rsidR="7A435144" w:rsidRPr="7A435144">
        <w:rPr>
          <w:rFonts w:ascii="Arial" w:hAnsi="Arial" w:cs="Arial"/>
          <w:sz w:val="22"/>
          <w:szCs w:val="22"/>
        </w:rPr>
        <w:t xml:space="preserve">. Collectively, these results indicate that gut microbiome diversity is sensitive to </w:t>
      </w:r>
      <w:r w:rsidR="7A435144" w:rsidRPr="7A435144">
        <w:rPr>
          <w:rFonts w:ascii="Arial" w:hAnsi="Arial" w:cs="Arial"/>
          <w:i/>
          <w:iCs/>
          <w:sz w:val="22"/>
          <w:szCs w:val="22"/>
        </w:rPr>
        <w:t>M. chelonae</w:t>
      </w:r>
      <w:r w:rsidR="7A435144" w:rsidRPr="7A435144">
        <w:rPr>
          <w:rFonts w:ascii="Arial" w:hAnsi="Arial" w:cs="Arial"/>
          <w:sz w:val="22"/>
          <w:szCs w:val="22"/>
        </w:rPr>
        <w:t xml:space="preserve"> exposure, but diet is the primary driver of gut microbiome diversity.</w:t>
      </w:r>
    </w:p>
    <w:p w14:paraId="34EF0C9F" w14:textId="77777777" w:rsidR="00EC7DBC" w:rsidRPr="00890188" w:rsidRDefault="00EC7DBC" w:rsidP="00D0661F">
      <w:pPr>
        <w:spacing w:line="480" w:lineRule="auto"/>
        <w:rPr>
          <w:rFonts w:ascii="Arial" w:hAnsi="Arial" w:cs="Arial"/>
          <w:sz w:val="22"/>
          <w:szCs w:val="22"/>
        </w:rPr>
      </w:pPr>
    </w:p>
    <w:p w14:paraId="0BE6CD56" w14:textId="1F133FA8" w:rsidR="00451477" w:rsidRPr="00890188" w:rsidRDefault="5DC3C7BF" w:rsidP="00D0661F">
      <w:pPr>
        <w:spacing w:line="480" w:lineRule="auto"/>
        <w:rPr>
          <w:rFonts w:ascii="Arial" w:hAnsi="Arial" w:cs="Arial"/>
          <w:sz w:val="22"/>
          <w:szCs w:val="22"/>
        </w:rPr>
      </w:pPr>
      <w:r w:rsidRPr="5DC3C7BF">
        <w:rPr>
          <w:rFonts w:ascii="Arial" w:hAnsi="Arial" w:cs="Arial"/>
          <w:sz w:val="22"/>
          <w:szCs w:val="22"/>
        </w:rPr>
        <w:t xml:space="preserve">Next, we evaluated how pathogen exposure influenced microbial community composition across fish fed each diet. For each beta-diversity metric considered, PERMANOVA tests found that the main effects of diet and pathogen exposure significantly explained the variation in microbiome composition, but that the main effect of diet was consistently larger than the effect of exposure (P &lt; 0.05; Figure </w:t>
      </w:r>
      <w:del w:id="166" w:author="Sieler Jr, Michael James" w:date="2023-06-13T12:11:00Z">
        <w:r w:rsidR="1A0390FE" w:rsidRPr="00890188">
          <w:rPr>
            <w:rFonts w:ascii="Arial" w:hAnsi="Arial" w:cs="Arial"/>
            <w:sz w:val="22"/>
            <w:szCs w:val="22"/>
          </w:rPr>
          <w:delText>4C</w:delText>
        </w:r>
      </w:del>
      <w:ins w:id="167" w:author="Sieler Jr, Michael James" w:date="2023-06-13T12:11:00Z">
        <w:r w:rsidRPr="5DC3C7BF">
          <w:rPr>
            <w:rFonts w:ascii="Arial" w:hAnsi="Arial" w:cs="Arial"/>
            <w:sz w:val="22"/>
            <w:szCs w:val="22"/>
          </w:rPr>
          <w:t>5C</w:t>
        </w:r>
      </w:ins>
      <w:r w:rsidRPr="5DC3C7BF">
        <w:rPr>
          <w:rFonts w:ascii="Arial" w:hAnsi="Arial" w:cs="Arial"/>
          <w:sz w:val="22"/>
          <w:szCs w:val="22"/>
        </w:rPr>
        <w:t xml:space="preserve">, Table S3.3.1). Furthermore, a PERMANOVA test found that the model coefficient effect for the interaction of diet and pathogen exposure was statistically significant when considering Canberra and Sørensen beta-diversity metrics, however this effect was marginal as compared to the aforementioned main effects. Moreover, a pairwise analysis of beta-dispersion did not find significant levels of dispersion between exposed and unexposed fish within each diet (P &gt; 0.05; Table S3.4.1-3). These results indicate that exposure to </w:t>
      </w:r>
      <w:r w:rsidRPr="5DC3C7BF">
        <w:rPr>
          <w:rFonts w:ascii="Arial" w:hAnsi="Arial" w:cs="Arial"/>
          <w:i/>
          <w:iCs/>
          <w:sz w:val="22"/>
          <w:szCs w:val="22"/>
        </w:rPr>
        <w:t>M. chelonae</w:t>
      </w:r>
      <w:r w:rsidRPr="5DC3C7BF">
        <w:rPr>
          <w:rFonts w:ascii="Arial" w:hAnsi="Arial" w:cs="Arial"/>
          <w:sz w:val="22"/>
          <w:szCs w:val="22"/>
        </w:rPr>
        <w:t xml:space="preserve"> did not affect dispersion of the gut microbiome communities. Collectively, these results indicate that the gut microbiome is </w:t>
      </w:r>
      <w:del w:id="168" w:author="Sieler Jr, Michael James" w:date="2023-06-13T12:11:00Z">
        <w:r w:rsidR="1A0390FE" w:rsidRPr="00890188">
          <w:rPr>
            <w:rFonts w:ascii="Arial" w:hAnsi="Arial" w:cs="Arial"/>
            <w:sz w:val="22"/>
            <w:szCs w:val="22"/>
          </w:rPr>
          <w:delText>sensitive to</w:delText>
        </w:r>
      </w:del>
      <w:ins w:id="169" w:author="Sieler Jr, Michael James" w:date="2023-06-13T12:11:00Z">
        <w:r w:rsidRPr="5DC3C7BF">
          <w:rPr>
            <w:rFonts w:ascii="Arial" w:hAnsi="Arial" w:cs="Arial"/>
            <w:sz w:val="22"/>
            <w:szCs w:val="22"/>
          </w:rPr>
          <w:t>impacted by</w:t>
        </w:r>
      </w:ins>
      <w:r w:rsidRPr="5DC3C7BF">
        <w:rPr>
          <w:rFonts w:ascii="Arial" w:hAnsi="Arial" w:cs="Arial"/>
          <w:sz w:val="22"/>
          <w:szCs w:val="22"/>
        </w:rPr>
        <w:t xml:space="preserve"> pathogen exposure, but that dietary effects tend to overwhelm </w:t>
      </w:r>
      <w:del w:id="170" w:author="Sieler Jr, Michael James" w:date="2023-06-13T12:11:00Z">
        <w:r w:rsidR="1A0390FE" w:rsidRPr="00890188">
          <w:rPr>
            <w:rFonts w:ascii="Arial" w:hAnsi="Arial" w:cs="Arial"/>
            <w:sz w:val="22"/>
            <w:szCs w:val="22"/>
          </w:rPr>
          <w:delText>evidence</w:delText>
        </w:r>
      </w:del>
      <w:ins w:id="171" w:author="Sieler Jr, Michael James" w:date="2023-06-13T12:11:00Z">
        <w:r w:rsidRPr="5DC3C7BF">
          <w:rPr>
            <w:rFonts w:ascii="Arial" w:hAnsi="Arial" w:cs="Arial"/>
            <w:sz w:val="22"/>
            <w:szCs w:val="22"/>
          </w:rPr>
          <w:t>the effects</w:t>
        </w:r>
      </w:ins>
      <w:r w:rsidRPr="5DC3C7BF">
        <w:rPr>
          <w:rFonts w:ascii="Arial" w:hAnsi="Arial" w:cs="Arial"/>
          <w:sz w:val="22"/>
          <w:szCs w:val="22"/>
        </w:rPr>
        <w:t xml:space="preserve"> of </w:t>
      </w:r>
      <w:del w:id="172" w:author="Sieler Jr, Michael James" w:date="2023-06-13T12:11:00Z">
        <w:r w:rsidR="1A0390FE" w:rsidRPr="00890188">
          <w:rPr>
            <w:rFonts w:ascii="Arial" w:hAnsi="Arial" w:cs="Arial"/>
            <w:sz w:val="22"/>
            <w:szCs w:val="22"/>
          </w:rPr>
          <w:delText>this sensitivity</w:delText>
        </w:r>
      </w:del>
      <w:ins w:id="173" w:author="Sieler Jr, Michael James" w:date="2023-06-13T12:11:00Z">
        <w:r w:rsidRPr="5DC3C7BF">
          <w:rPr>
            <w:rFonts w:ascii="Arial" w:hAnsi="Arial" w:cs="Arial"/>
            <w:sz w:val="22"/>
            <w:szCs w:val="22"/>
          </w:rPr>
          <w:t>pathogen exposure</w:t>
        </w:r>
      </w:ins>
      <w:r w:rsidRPr="5DC3C7BF">
        <w:rPr>
          <w:rFonts w:ascii="Arial" w:hAnsi="Arial" w:cs="Arial"/>
          <w:sz w:val="22"/>
          <w:szCs w:val="22"/>
        </w:rPr>
        <w:t xml:space="preserve">. </w:t>
      </w:r>
    </w:p>
    <w:p w14:paraId="34DB23F2" w14:textId="55FED98C" w:rsidR="00451477" w:rsidRPr="00890188" w:rsidRDefault="00451477" w:rsidP="00D0661F">
      <w:pPr>
        <w:spacing w:line="480" w:lineRule="auto"/>
        <w:rPr>
          <w:rFonts w:ascii="Arial" w:hAnsi="Arial" w:cs="Arial"/>
          <w:sz w:val="22"/>
          <w:szCs w:val="22"/>
        </w:rPr>
      </w:pPr>
    </w:p>
    <w:p w14:paraId="116A6420" w14:textId="7F3D3A88" w:rsidR="577E9FC0" w:rsidRDefault="5DC3C7BF" w:rsidP="5DC3C7BF">
      <w:pPr>
        <w:spacing w:line="480" w:lineRule="auto"/>
        <w:rPr>
          <w:rFonts w:ascii="Arial" w:eastAsiaTheme="minorEastAsia" w:hAnsi="Arial" w:cs="Arial"/>
          <w:sz w:val="22"/>
          <w:szCs w:val="22"/>
        </w:rPr>
      </w:pPr>
      <w:r w:rsidRPr="5DC3C7BF">
        <w:rPr>
          <w:rFonts w:ascii="Arial" w:eastAsiaTheme="minorEastAsia" w:hAnsi="Arial" w:cs="Arial"/>
          <w:sz w:val="22"/>
          <w:szCs w:val="22"/>
        </w:rPr>
        <w:t xml:space="preserve">We also observed several microbiota that stratified exposed and unexposed groups of fish in both diet-robust and diet-dependent manners. Unexposed Gemma-diet fed fish were enriched for </w:t>
      </w:r>
      <w:r w:rsidRPr="5DC3C7BF">
        <w:rPr>
          <w:rFonts w:ascii="Arial" w:eastAsiaTheme="minorEastAsia" w:hAnsi="Arial" w:cs="Arial"/>
          <w:i/>
          <w:iCs/>
          <w:sz w:val="22"/>
          <w:szCs w:val="22"/>
        </w:rPr>
        <w:t>Macellibacteroides</w:t>
      </w:r>
      <w:r w:rsidRPr="5DC3C7BF">
        <w:rPr>
          <w:rFonts w:ascii="Arial" w:eastAsiaTheme="minorEastAsia" w:hAnsi="Arial" w:cs="Arial"/>
          <w:sz w:val="22"/>
          <w:szCs w:val="22"/>
        </w:rPr>
        <w:t xml:space="preserve"> and </w:t>
      </w:r>
      <w:r w:rsidRPr="5DC3C7BF">
        <w:rPr>
          <w:rFonts w:ascii="Arial" w:eastAsiaTheme="minorEastAsia" w:hAnsi="Arial" w:cs="Arial"/>
          <w:i/>
          <w:iCs/>
          <w:sz w:val="22"/>
          <w:szCs w:val="22"/>
        </w:rPr>
        <w:t>Aurantisolimonas</w:t>
      </w:r>
      <w:r w:rsidRPr="5DC3C7BF">
        <w:rPr>
          <w:rFonts w:ascii="Arial" w:eastAsiaTheme="minorEastAsia" w:hAnsi="Arial" w:cs="Arial"/>
          <w:sz w:val="22"/>
          <w:szCs w:val="22"/>
        </w:rPr>
        <w:t xml:space="preserve"> (Table S3.5.2), unexposed Watts-diet fed fish were enriched for an unnamed genus of </w:t>
      </w:r>
      <w:r w:rsidRPr="5DC3C7BF">
        <w:rPr>
          <w:rFonts w:ascii="Arial" w:eastAsiaTheme="minorEastAsia" w:hAnsi="Arial" w:cs="Arial"/>
          <w:i/>
          <w:iCs/>
          <w:sz w:val="22"/>
          <w:szCs w:val="22"/>
        </w:rPr>
        <w:t>Barnesiellaceae</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Fluviicola</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Paucibacter</w:t>
      </w:r>
      <w:r w:rsidRPr="5DC3C7BF">
        <w:rPr>
          <w:rFonts w:ascii="Arial" w:eastAsiaTheme="minorEastAsia" w:hAnsi="Arial" w:cs="Arial"/>
          <w:sz w:val="22"/>
          <w:szCs w:val="22"/>
        </w:rPr>
        <w:t xml:space="preserve">, and </w:t>
      </w:r>
      <w:r w:rsidRPr="5DC3C7BF">
        <w:rPr>
          <w:rFonts w:ascii="Arial" w:eastAsiaTheme="minorEastAsia" w:hAnsi="Arial" w:cs="Arial"/>
          <w:i/>
          <w:iCs/>
          <w:sz w:val="22"/>
          <w:szCs w:val="22"/>
        </w:rPr>
        <w:t>Brevibacterium</w:t>
      </w:r>
      <w:r w:rsidRPr="5DC3C7BF">
        <w:rPr>
          <w:rFonts w:ascii="Arial" w:eastAsiaTheme="minorEastAsia" w:hAnsi="Arial" w:cs="Arial"/>
          <w:sz w:val="22"/>
          <w:szCs w:val="22"/>
        </w:rPr>
        <w:t xml:space="preserve"> (Table S3.5.3), and unexposed ZIRC-diet fed fish were enriched for </w:t>
      </w:r>
      <w:r w:rsidRPr="5DC3C7BF">
        <w:rPr>
          <w:rFonts w:ascii="Arial" w:eastAsiaTheme="minorEastAsia" w:hAnsi="Arial" w:cs="Arial"/>
          <w:i/>
          <w:iCs/>
          <w:sz w:val="22"/>
          <w:szCs w:val="22"/>
        </w:rPr>
        <w:t>Macellibacteroides</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Bacteroides</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and unnamed genera of </w:t>
      </w:r>
      <w:r w:rsidRPr="5DC3C7BF">
        <w:rPr>
          <w:rFonts w:ascii="Arial" w:eastAsiaTheme="minorEastAsia" w:hAnsi="Arial" w:cs="Arial"/>
          <w:i/>
          <w:iCs/>
          <w:sz w:val="22"/>
          <w:szCs w:val="22"/>
        </w:rPr>
        <w:t>Barnesiellaceae</w:t>
      </w:r>
      <w:r w:rsidRPr="5DC3C7BF">
        <w:rPr>
          <w:rFonts w:ascii="Arial" w:eastAsiaTheme="minorEastAsia" w:hAnsi="Arial" w:cs="Arial"/>
          <w:sz w:val="22"/>
          <w:szCs w:val="22"/>
        </w:rPr>
        <w:t xml:space="preserve"> and </w:t>
      </w:r>
      <w:r w:rsidRPr="5DC3C7BF">
        <w:rPr>
          <w:rFonts w:ascii="Arial" w:eastAsiaTheme="minorEastAsia" w:hAnsi="Arial" w:cs="Arial"/>
          <w:i/>
          <w:iCs/>
          <w:sz w:val="22"/>
          <w:szCs w:val="22"/>
        </w:rPr>
        <w:t>Sutterelaceae</w:t>
      </w:r>
      <w:r w:rsidRPr="5DC3C7BF">
        <w:rPr>
          <w:rFonts w:ascii="Arial" w:eastAsiaTheme="minorEastAsia" w:hAnsi="Arial" w:cs="Arial"/>
          <w:sz w:val="22"/>
          <w:szCs w:val="22"/>
        </w:rPr>
        <w:t xml:space="preserve"> (Table S3.5.4). Across all the diets, the taxa that were more abundant in unexposed, control fish included </w:t>
      </w:r>
      <w:r w:rsidRPr="5DC3C7BF">
        <w:rPr>
          <w:rFonts w:ascii="Arial" w:eastAsiaTheme="minorEastAsia" w:hAnsi="Arial" w:cs="Arial"/>
          <w:i/>
          <w:iCs/>
          <w:sz w:val="22"/>
          <w:szCs w:val="22"/>
        </w:rPr>
        <w:t>Macellibecateroides</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Fluviicola</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Bacteroides</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Aurantisolimonas</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Cerasicoccus</w:t>
      </w:r>
      <w:r w:rsidRPr="5DC3C7BF">
        <w:rPr>
          <w:rFonts w:ascii="Arial" w:eastAsiaTheme="minorEastAsia" w:hAnsi="Arial" w:cs="Arial"/>
          <w:sz w:val="22"/>
          <w:szCs w:val="22"/>
        </w:rPr>
        <w:t xml:space="preserve">, and three unnamed genera of </w:t>
      </w:r>
      <w:r w:rsidRPr="5DC3C7BF">
        <w:rPr>
          <w:rFonts w:ascii="Arial" w:eastAsiaTheme="minorEastAsia" w:hAnsi="Arial" w:cs="Arial"/>
          <w:i/>
          <w:iCs/>
          <w:sz w:val="22"/>
          <w:szCs w:val="22"/>
        </w:rPr>
        <w:t>Barnesiellaceae</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Commonadaceae</w:t>
      </w:r>
      <w:r w:rsidRPr="5DC3C7BF">
        <w:rPr>
          <w:rFonts w:ascii="Arial" w:eastAsiaTheme="minorEastAsia" w:hAnsi="Arial" w:cs="Arial"/>
          <w:sz w:val="22"/>
          <w:szCs w:val="22"/>
        </w:rPr>
        <w:t xml:space="preserve">, and </w:t>
      </w:r>
      <w:r w:rsidRPr="5DC3C7BF">
        <w:rPr>
          <w:rFonts w:ascii="Arial" w:eastAsiaTheme="minorEastAsia" w:hAnsi="Arial" w:cs="Arial"/>
          <w:i/>
          <w:iCs/>
          <w:sz w:val="22"/>
          <w:szCs w:val="22"/>
        </w:rPr>
        <w:t>Sutterellaceae</w:t>
      </w:r>
      <w:r w:rsidRPr="5DC3C7BF">
        <w:rPr>
          <w:rFonts w:ascii="Arial" w:eastAsiaTheme="minorEastAsia" w:hAnsi="Arial" w:cs="Arial"/>
          <w:sz w:val="22"/>
          <w:szCs w:val="22"/>
        </w:rPr>
        <w:t xml:space="preserve">. </w:t>
      </w:r>
      <w:r w:rsidRPr="5DC3C7BF">
        <w:rPr>
          <w:rFonts w:ascii="Arial" w:eastAsiaTheme="minorEastAsia" w:hAnsi="Arial" w:cs="Arial"/>
          <w:i/>
          <w:iCs/>
          <w:sz w:val="22"/>
          <w:szCs w:val="22"/>
        </w:rPr>
        <w:t>Plesiomonas</w:t>
      </w:r>
      <w:r w:rsidRPr="5DC3C7BF">
        <w:rPr>
          <w:rFonts w:ascii="Arial" w:eastAsiaTheme="minorEastAsia" w:hAnsi="Arial" w:cs="Arial"/>
          <w:sz w:val="22"/>
          <w:szCs w:val="22"/>
        </w:rPr>
        <w:t xml:space="preserve"> were more abundant in exposed fish compared to controls (Table S3.5.1). These results indicate that pathogen exposure impacts the abundance of certain taxa within and across the diets. Next, to see if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species abundance differed from background, pre-exposure levels we compared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abundance between pre-exposure and unexposed control fish to that of exposed fish within each diet. Unexposed Gemma- and ZIRC-diet fed fish had significantly higher abundances of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to exposed fish (Q &lt; 0.05; Figure </w:t>
      </w:r>
      <w:del w:id="174" w:author="Sieler Jr, Michael James" w:date="2023-06-13T12:11:00Z">
        <w:r w:rsidR="0E08E5DE" w:rsidRPr="00890188">
          <w:rPr>
            <w:rFonts w:ascii="Arial" w:eastAsiaTheme="minorEastAsia" w:hAnsi="Arial" w:cs="Arial"/>
            <w:sz w:val="22"/>
            <w:szCs w:val="22"/>
          </w:rPr>
          <w:delText>4D</w:delText>
        </w:r>
      </w:del>
      <w:ins w:id="175" w:author="Sieler Jr, Michael James" w:date="2023-06-13T12:11:00Z">
        <w:r w:rsidRPr="5DC3C7BF">
          <w:rPr>
            <w:rFonts w:ascii="Arial" w:eastAsiaTheme="minorEastAsia" w:hAnsi="Arial" w:cs="Arial"/>
            <w:sz w:val="22"/>
            <w:szCs w:val="22"/>
          </w:rPr>
          <w:t>5D</w:t>
        </w:r>
      </w:ins>
      <w:r w:rsidRPr="5DC3C7BF">
        <w:rPr>
          <w:rFonts w:ascii="Arial" w:eastAsiaTheme="minorEastAsia" w:hAnsi="Arial" w:cs="Arial"/>
          <w:sz w:val="22"/>
          <w:szCs w:val="22"/>
        </w:rPr>
        <w:t xml:space="preserve">, Table S3.5.5). Pre-exposed Watts-diet fed fish had significantly more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w:t>
      </w:r>
      <w:r w:rsidRPr="00F006AF">
        <w:rPr>
          <w:rFonts w:ascii="Arial" w:eastAsiaTheme="minorEastAsia" w:hAnsi="Arial" w:cs="Arial"/>
          <w:sz w:val="22"/>
          <w:szCs w:val="22"/>
        </w:rPr>
        <w:t>compared to pre-</w:t>
      </w:r>
      <w:r w:rsidRPr="00F006AF">
        <w:rPr>
          <w:rFonts w:ascii="Arial" w:eastAsiaTheme="minorEastAsia" w:hAnsi="Arial" w:cs="Arial"/>
          <w:sz w:val="22"/>
          <w:szCs w:val="22"/>
        </w:rPr>
        <w:lastRenderedPageBreak/>
        <w:t xml:space="preserve">exposed </w:t>
      </w:r>
      <w:r w:rsidR="00F006AF" w:rsidRPr="00F006AF">
        <w:rPr>
          <w:rFonts w:ascii="Arial" w:eastAsiaTheme="minorEastAsia" w:hAnsi="Arial" w:cs="Arial"/>
          <w:sz w:val="22"/>
          <w:szCs w:val="22"/>
        </w:rPr>
        <w:t xml:space="preserve">Watts-diet </w:t>
      </w:r>
      <w:r w:rsidRPr="00F006AF">
        <w:rPr>
          <w:rFonts w:ascii="Arial" w:eastAsiaTheme="minorEastAsia" w:hAnsi="Arial" w:cs="Arial"/>
          <w:sz w:val="22"/>
          <w:szCs w:val="22"/>
        </w:rPr>
        <w:t>fish, but they did not differ significantly from unexposed</w:t>
      </w:r>
      <w:r w:rsidR="003F7B03" w:rsidRPr="00F006AF">
        <w:rPr>
          <w:rFonts w:ascii="Arial" w:eastAsiaTheme="minorEastAsia" w:hAnsi="Arial" w:cs="Arial"/>
          <w:sz w:val="22"/>
          <w:szCs w:val="22"/>
        </w:rPr>
        <w:t xml:space="preserve"> Watt-diet</w:t>
      </w:r>
      <w:r w:rsidR="003F7B03">
        <w:rPr>
          <w:rFonts w:ascii="Arial" w:eastAsiaTheme="minorEastAsia" w:hAnsi="Arial" w:cs="Arial"/>
          <w:sz w:val="22"/>
          <w:szCs w:val="22"/>
        </w:rPr>
        <w:t xml:space="preserve"> </w:t>
      </w:r>
      <w:r w:rsidRPr="5DC3C7BF">
        <w:rPr>
          <w:rFonts w:ascii="Arial" w:eastAsiaTheme="minorEastAsia" w:hAnsi="Arial" w:cs="Arial"/>
          <w:sz w:val="22"/>
          <w:szCs w:val="22"/>
        </w:rPr>
        <w:t xml:space="preserve">control fish. These results indicate that the abundance of taxa from the genus </w:t>
      </w:r>
      <w:r w:rsidRPr="5DC3C7BF">
        <w:rPr>
          <w:rFonts w:ascii="Arial" w:eastAsiaTheme="minorEastAsia" w:hAnsi="Arial" w:cs="Arial"/>
          <w:i/>
          <w:iCs/>
          <w:sz w:val="22"/>
          <w:szCs w:val="22"/>
        </w:rPr>
        <w:t>Mycobacterium</w:t>
      </w:r>
      <w:r w:rsidRPr="5DC3C7BF">
        <w:rPr>
          <w:rFonts w:ascii="Arial" w:eastAsiaTheme="minorEastAsia" w:hAnsi="Arial" w:cs="Arial"/>
          <w:sz w:val="22"/>
          <w:szCs w:val="22"/>
        </w:rPr>
        <w:t xml:space="preserve"> changes in response to exposure to a pathogenic species in a diet-dependent manner. </w:t>
      </w:r>
    </w:p>
    <w:p w14:paraId="00E0A786" w14:textId="77777777" w:rsidR="007C7A20" w:rsidRDefault="007C7A20" w:rsidP="00D0661F">
      <w:pPr>
        <w:spacing w:line="480" w:lineRule="auto"/>
        <w:rPr>
          <w:rFonts w:ascii="Arial" w:eastAsiaTheme="minorEastAsia" w:hAnsi="Arial" w:cs="Arial"/>
          <w:sz w:val="22"/>
          <w:szCs w:val="22"/>
        </w:rPr>
      </w:pPr>
    </w:p>
    <w:tbl>
      <w:tblPr>
        <w:tblStyle w:val="TableGrid"/>
        <w:tblW w:w="0" w:type="auto"/>
        <w:tblLook w:val="04A0" w:firstRow="1" w:lastRow="0" w:firstColumn="1" w:lastColumn="0" w:noHBand="0" w:noVBand="1"/>
      </w:tblPr>
      <w:tblGrid>
        <w:gridCol w:w="10790"/>
      </w:tblGrid>
      <w:tr w:rsidR="007C7A20" w14:paraId="0090262C" w14:textId="77777777" w:rsidTr="00E16CC7">
        <w:trPr>
          <w:del w:id="176" w:author="Sieler Jr, Michael James" w:date="2023-06-13T12:11:00Z"/>
        </w:trPr>
        <w:tc>
          <w:tcPr>
            <w:tcW w:w="10790" w:type="dxa"/>
            <w:tcBorders>
              <w:bottom w:val="single" w:sz="4" w:space="0" w:color="FFFFFF" w:themeColor="background1"/>
            </w:tcBorders>
          </w:tcPr>
          <w:p w14:paraId="352C539B" w14:textId="77777777" w:rsidR="007C7A20" w:rsidRDefault="00472895" w:rsidP="00D25CCC">
            <w:pPr>
              <w:spacing w:line="480" w:lineRule="auto"/>
              <w:jc w:val="center"/>
              <w:rPr>
                <w:del w:id="177" w:author="Sieler Jr, Michael James" w:date="2023-06-13T12:11:00Z"/>
                <w:rFonts w:ascii="Arial" w:eastAsiaTheme="minorEastAsia" w:hAnsi="Arial" w:cs="Arial"/>
                <w:sz w:val="22"/>
                <w:szCs w:val="22"/>
              </w:rPr>
            </w:pPr>
            <w:del w:id="178" w:author="Sieler Jr, Michael James" w:date="2023-06-13T12:11:00Z">
              <w:r>
                <w:rPr>
                  <w:rFonts w:ascii="Arial" w:eastAsiaTheme="minorEastAsia" w:hAnsi="Arial" w:cs="Arial"/>
                  <w:noProof/>
                  <w:sz w:val="22"/>
                  <w:szCs w:val="22"/>
                </w:rPr>
                <w:drawing>
                  <wp:inline distT="0" distB="0" distL="0" distR="0" wp14:anchorId="1785EFB7" wp14:editId="0849EAA5">
                    <wp:extent cx="6538402" cy="3788229"/>
                    <wp:effectExtent l="0" t="0" r="2540" b="0"/>
                    <wp:docPr id="617087291" name="Picture 3" descr="A picture containing text, screenshot, multimedia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7291" name="Picture 3" descr="A picture containing text, screenshot, multimedia software, graphics softwa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4720" cy="3797683"/>
                            </a:xfrm>
                            <a:prstGeom prst="rect">
                              <a:avLst/>
                            </a:prstGeom>
                          </pic:spPr>
                        </pic:pic>
                      </a:graphicData>
                    </a:graphic>
                  </wp:inline>
                </w:drawing>
              </w:r>
            </w:del>
          </w:p>
        </w:tc>
      </w:tr>
      <w:tr w:rsidR="007C7A20" w14:paraId="676E8F8D" w14:textId="77777777" w:rsidTr="00E16CC7">
        <w:trPr>
          <w:del w:id="179" w:author="Sieler Jr, Michael James" w:date="2023-06-13T12:11:00Z"/>
        </w:trPr>
        <w:tc>
          <w:tcPr>
            <w:tcW w:w="10790" w:type="dxa"/>
            <w:tcBorders>
              <w:top w:val="single" w:sz="4" w:space="0" w:color="FFFFFF" w:themeColor="background1"/>
            </w:tcBorders>
          </w:tcPr>
          <w:p w14:paraId="351516B0" w14:textId="77777777" w:rsidR="007C7A20" w:rsidRPr="00D25CCC" w:rsidRDefault="007C7A20" w:rsidP="007C7A20">
            <w:pPr>
              <w:spacing w:line="480" w:lineRule="auto"/>
              <w:rPr>
                <w:del w:id="180" w:author="Sieler Jr, Michael James" w:date="2023-06-13T12:11:00Z"/>
                <w:rFonts w:ascii="Arial" w:eastAsiaTheme="minorEastAsia" w:hAnsi="Arial" w:cs="Arial"/>
                <w:i/>
                <w:iCs/>
                <w:sz w:val="22"/>
                <w:szCs w:val="22"/>
              </w:rPr>
            </w:pPr>
            <w:del w:id="181" w:author="Sieler Jr, Michael James" w:date="2023-06-13T12:11:00Z">
              <w:r w:rsidRPr="00D25CCC">
                <w:rPr>
                  <w:rFonts w:ascii="Arial" w:eastAsiaTheme="minorEastAsia" w:hAnsi="Arial" w:cs="Arial"/>
                  <w:b/>
                  <w:bCs/>
                  <w:sz w:val="22"/>
                  <w:szCs w:val="22"/>
                </w:rPr>
                <w:delText>Figure 5:</w:delText>
              </w:r>
              <w:r>
                <w:rPr>
                  <w:rFonts w:ascii="Arial" w:eastAsiaTheme="minorEastAsia" w:hAnsi="Arial" w:cs="Arial"/>
                  <w:sz w:val="22"/>
                  <w:szCs w:val="22"/>
                </w:rPr>
                <w:delText xml:space="preserve"> </w:delText>
              </w:r>
              <w:r w:rsidRPr="007C7A20">
                <w:rPr>
                  <w:rFonts w:ascii="Arial" w:eastAsiaTheme="minorEastAsia" w:hAnsi="Arial" w:cs="Arial"/>
                  <w:sz w:val="22"/>
                  <w:szCs w:val="22"/>
                </w:rPr>
                <w:delText xml:space="preserve">Histologic sections stained with Kinyon’s acid fast stain in zebrafish exposed to </w:delText>
              </w:r>
              <w:r w:rsidR="00596ECB">
                <w:rPr>
                  <w:rFonts w:ascii="Arial" w:eastAsiaTheme="minorEastAsia" w:hAnsi="Arial" w:cs="Arial"/>
                  <w:i/>
                  <w:iCs/>
                  <w:sz w:val="22"/>
                  <w:szCs w:val="22"/>
                </w:rPr>
                <w:delText>Mycobacterium</w:delText>
              </w:r>
            </w:del>
          </w:p>
          <w:p w14:paraId="05143A54" w14:textId="77777777" w:rsidR="007C7A20" w:rsidRPr="007C7A20" w:rsidRDefault="007C7A20" w:rsidP="007C7A20">
            <w:pPr>
              <w:spacing w:line="480" w:lineRule="auto"/>
              <w:rPr>
                <w:del w:id="182" w:author="Sieler Jr, Michael James" w:date="2023-06-13T12:11:00Z"/>
                <w:rFonts w:ascii="Arial" w:eastAsiaTheme="minorEastAsia" w:hAnsi="Arial" w:cs="Arial"/>
                <w:sz w:val="22"/>
                <w:szCs w:val="22"/>
              </w:rPr>
            </w:pPr>
            <w:del w:id="183" w:author="Sieler Jr, Michael James" w:date="2023-06-13T12:11:00Z">
              <w:r w:rsidRPr="00D25CCC">
                <w:rPr>
                  <w:rFonts w:ascii="Arial" w:eastAsiaTheme="minorEastAsia" w:hAnsi="Arial" w:cs="Arial"/>
                  <w:i/>
                  <w:iCs/>
                  <w:sz w:val="22"/>
                  <w:szCs w:val="22"/>
                </w:rPr>
                <w:delText>chelonae</w:delText>
              </w:r>
              <w:r w:rsidRPr="007C7A20">
                <w:rPr>
                  <w:rFonts w:ascii="Arial" w:eastAsiaTheme="minorEastAsia" w:hAnsi="Arial" w:cs="Arial"/>
                  <w:sz w:val="22"/>
                  <w:szCs w:val="22"/>
                </w:rPr>
                <w:delText xml:space="preserve">. Arrow = acid fast bacteria. </w:delText>
              </w:r>
              <w:r w:rsidR="007E5139" w:rsidRPr="00D25CCC">
                <w:rPr>
                  <w:rFonts w:ascii="Arial" w:eastAsiaTheme="minorEastAsia" w:hAnsi="Arial" w:cs="Arial"/>
                  <w:b/>
                  <w:bCs/>
                  <w:sz w:val="22"/>
                  <w:szCs w:val="22"/>
                </w:rPr>
                <w:delText>(</w:delText>
              </w:r>
              <w:r w:rsidRPr="00D25CCC">
                <w:rPr>
                  <w:rFonts w:ascii="Arial" w:eastAsiaTheme="minorEastAsia" w:hAnsi="Arial" w:cs="Arial"/>
                  <w:b/>
                  <w:bCs/>
                  <w:sz w:val="22"/>
                  <w:szCs w:val="22"/>
                </w:rPr>
                <w:delText>A</w:delText>
              </w:r>
              <w:r w:rsidR="007E5139" w:rsidRPr="00D25CCC">
                <w:rPr>
                  <w:rFonts w:ascii="Arial" w:eastAsiaTheme="minorEastAsia" w:hAnsi="Arial" w:cs="Arial"/>
                  <w:b/>
                  <w:bCs/>
                  <w:sz w:val="22"/>
                  <w:szCs w:val="22"/>
                </w:rPr>
                <w:delText>)</w:delText>
              </w:r>
              <w:r w:rsidRPr="007C7A20">
                <w:rPr>
                  <w:rFonts w:ascii="Arial" w:eastAsiaTheme="minorEastAsia" w:hAnsi="Arial" w:cs="Arial"/>
                  <w:sz w:val="22"/>
                  <w:szCs w:val="22"/>
                </w:rPr>
                <w:delText xml:space="preserve"> Bacteria in intestinal lumen </w:delText>
              </w:r>
              <w:r w:rsidR="0006402E">
                <w:rPr>
                  <w:rFonts w:ascii="Arial" w:eastAsiaTheme="minorEastAsia" w:hAnsi="Arial" w:cs="Arial"/>
                  <w:sz w:val="22"/>
                  <w:szCs w:val="22"/>
                </w:rPr>
                <w:delText>(</w:delText>
              </w:r>
              <w:r w:rsidRPr="007C7A20">
                <w:rPr>
                  <w:rFonts w:ascii="Arial" w:eastAsiaTheme="minorEastAsia" w:hAnsi="Arial" w:cs="Arial"/>
                  <w:sz w:val="22"/>
                  <w:szCs w:val="22"/>
                </w:rPr>
                <w:delText>E = intestinal</w:delText>
              </w:r>
            </w:del>
          </w:p>
          <w:p w14:paraId="740E6611" w14:textId="77777777" w:rsidR="007C7A20" w:rsidRDefault="007C7A20" w:rsidP="00B44D26">
            <w:pPr>
              <w:spacing w:line="480" w:lineRule="auto"/>
              <w:rPr>
                <w:del w:id="184" w:author="Sieler Jr, Michael James" w:date="2023-06-13T12:11:00Z"/>
                <w:rFonts w:ascii="Arial" w:eastAsiaTheme="minorEastAsia" w:hAnsi="Arial" w:cs="Arial"/>
                <w:sz w:val="22"/>
                <w:szCs w:val="22"/>
              </w:rPr>
            </w:pPr>
            <w:del w:id="185" w:author="Sieler Jr, Michael James" w:date="2023-06-13T12:11:00Z">
              <w:r w:rsidRPr="007C7A20">
                <w:rPr>
                  <w:rFonts w:ascii="Arial" w:eastAsiaTheme="minorEastAsia" w:hAnsi="Arial" w:cs="Arial"/>
                  <w:sz w:val="22"/>
                  <w:szCs w:val="22"/>
                </w:rPr>
                <w:delText>epithelium</w:delText>
              </w:r>
              <w:r w:rsidR="008C05F8">
                <w:rPr>
                  <w:rFonts w:ascii="Arial" w:eastAsiaTheme="minorEastAsia" w:hAnsi="Arial" w:cs="Arial"/>
                  <w:sz w:val="22"/>
                  <w:szCs w:val="22"/>
                </w:rPr>
                <w:delText xml:space="preserve">, </w:delText>
              </w:r>
              <w:r w:rsidR="008C05F8" w:rsidRPr="007C7A20">
                <w:rPr>
                  <w:rFonts w:ascii="Arial" w:eastAsiaTheme="minorEastAsia" w:hAnsi="Arial" w:cs="Arial"/>
                  <w:sz w:val="22"/>
                  <w:szCs w:val="22"/>
                </w:rPr>
                <w:delText xml:space="preserve">Bar = 25 </w:delText>
              </w:r>
              <w:r w:rsidR="00B44D26">
                <w:rPr>
                  <w:rFonts w:ascii="Arial" w:eastAsiaTheme="minorEastAsia" w:hAnsi="Arial" w:cs="Arial"/>
                  <w:sz w:val="22"/>
                  <w:szCs w:val="22"/>
                </w:rPr>
                <w:delText>µ</w:delText>
              </w:r>
              <w:r w:rsidR="008C05F8" w:rsidRPr="007C7A20">
                <w:rPr>
                  <w:rFonts w:ascii="Arial" w:eastAsiaTheme="minorEastAsia" w:hAnsi="Arial" w:cs="Arial"/>
                  <w:sz w:val="22"/>
                  <w:szCs w:val="22"/>
                </w:rPr>
                <w:delText>m</w:delText>
              </w:r>
              <w:r w:rsidR="0006402E">
                <w:rPr>
                  <w:rFonts w:ascii="Arial" w:eastAsiaTheme="minorEastAsia" w:hAnsi="Arial" w:cs="Arial"/>
                  <w:sz w:val="22"/>
                  <w:szCs w:val="22"/>
                </w:rPr>
                <w:delText>)</w:delText>
              </w:r>
              <w:r w:rsidRPr="007C7A20">
                <w:rPr>
                  <w:rFonts w:ascii="Arial" w:eastAsiaTheme="minorEastAsia" w:hAnsi="Arial" w:cs="Arial"/>
                  <w:sz w:val="22"/>
                  <w:szCs w:val="22"/>
                </w:rPr>
                <w:delText xml:space="preserve">. </w:delText>
              </w:r>
              <w:r w:rsidR="007E5139" w:rsidRPr="00D25CCC">
                <w:rPr>
                  <w:rFonts w:ascii="Arial" w:eastAsiaTheme="minorEastAsia" w:hAnsi="Arial" w:cs="Arial"/>
                  <w:b/>
                  <w:bCs/>
                  <w:sz w:val="22"/>
                  <w:szCs w:val="22"/>
                </w:rPr>
                <w:delText>(</w:delText>
              </w:r>
              <w:r w:rsidRPr="00D25CCC">
                <w:rPr>
                  <w:rFonts w:ascii="Arial" w:eastAsiaTheme="minorEastAsia" w:hAnsi="Arial" w:cs="Arial"/>
                  <w:b/>
                  <w:bCs/>
                  <w:sz w:val="22"/>
                  <w:szCs w:val="22"/>
                </w:rPr>
                <w:delText>B</w:delText>
              </w:r>
              <w:r w:rsidR="007E5139" w:rsidRPr="00D25CCC">
                <w:rPr>
                  <w:rFonts w:ascii="Arial" w:eastAsiaTheme="minorEastAsia" w:hAnsi="Arial" w:cs="Arial"/>
                  <w:b/>
                  <w:bCs/>
                  <w:sz w:val="22"/>
                  <w:szCs w:val="22"/>
                </w:rPr>
                <w:delText>)</w:delText>
              </w:r>
              <w:r w:rsidRPr="007C7A20">
                <w:rPr>
                  <w:rFonts w:ascii="Arial" w:eastAsiaTheme="minorEastAsia" w:hAnsi="Arial" w:cs="Arial"/>
                  <w:sz w:val="22"/>
                  <w:szCs w:val="22"/>
                </w:rPr>
                <w:delText xml:space="preserve"> Testis with two granulomas with acid fast bacteria. </w:delText>
              </w:r>
              <w:r w:rsidR="007E5139" w:rsidRPr="00D25CCC">
                <w:rPr>
                  <w:rFonts w:ascii="Arial" w:eastAsiaTheme="minorEastAsia" w:hAnsi="Arial" w:cs="Arial"/>
                  <w:b/>
                  <w:bCs/>
                  <w:sz w:val="22"/>
                  <w:szCs w:val="22"/>
                </w:rPr>
                <w:delText>(</w:delText>
              </w:r>
              <w:r w:rsidRPr="00D25CCC">
                <w:rPr>
                  <w:rFonts w:ascii="Arial" w:eastAsiaTheme="minorEastAsia" w:hAnsi="Arial" w:cs="Arial"/>
                  <w:b/>
                  <w:bCs/>
                  <w:sz w:val="22"/>
                  <w:szCs w:val="22"/>
                </w:rPr>
                <w:delText>C</w:delText>
              </w:r>
              <w:r w:rsidR="007E5139" w:rsidRPr="00D25CCC">
                <w:rPr>
                  <w:rFonts w:ascii="Arial" w:eastAsiaTheme="minorEastAsia" w:hAnsi="Arial" w:cs="Arial"/>
                  <w:b/>
                  <w:bCs/>
                  <w:sz w:val="22"/>
                  <w:szCs w:val="22"/>
                </w:rPr>
                <w:delText>)</w:delText>
              </w:r>
              <w:r w:rsidRPr="007C7A20">
                <w:rPr>
                  <w:rFonts w:ascii="Arial" w:eastAsiaTheme="minorEastAsia" w:hAnsi="Arial" w:cs="Arial"/>
                  <w:sz w:val="22"/>
                  <w:szCs w:val="22"/>
                </w:rPr>
                <w:delText xml:space="preserve"> Ovary with two granulomas, one</w:delText>
              </w:r>
              <w:r w:rsidR="0072174D">
                <w:rPr>
                  <w:rFonts w:ascii="Arial" w:eastAsiaTheme="minorEastAsia" w:hAnsi="Arial" w:cs="Arial"/>
                  <w:sz w:val="22"/>
                  <w:szCs w:val="22"/>
                </w:rPr>
                <w:delText xml:space="preserve"> </w:delText>
              </w:r>
              <w:r w:rsidRPr="007C7A20">
                <w:rPr>
                  <w:rFonts w:ascii="Arial" w:eastAsiaTheme="minorEastAsia" w:hAnsi="Arial" w:cs="Arial"/>
                  <w:sz w:val="22"/>
                  <w:szCs w:val="22"/>
                </w:rPr>
                <w:delText>containing abundant acid fast bacteria.</w:delText>
              </w:r>
              <w:r w:rsidR="0093197E">
                <w:rPr>
                  <w:rFonts w:ascii="Arial" w:eastAsiaTheme="minorEastAsia" w:hAnsi="Arial" w:cs="Arial"/>
                  <w:sz w:val="22"/>
                  <w:szCs w:val="22"/>
                </w:rPr>
                <w:delText xml:space="preserve"> </w:delText>
              </w:r>
              <w:r w:rsidR="0093197E" w:rsidRPr="00D25CCC">
                <w:rPr>
                  <w:rFonts w:ascii="Arial" w:eastAsiaTheme="minorEastAsia" w:hAnsi="Arial" w:cs="Arial"/>
                  <w:b/>
                  <w:bCs/>
                  <w:sz w:val="22"/>
                  <w:szCs w:val="22"/>
                </w:rPr>
                <w:delText xml:space="preserve">(D) </w:delText>
              </w:r>
              <w:r w:rsidR="0093197E">
                <w:rPr>
                  <w:rFonts w:ascii="Arial" w:eastAsiaTheme="minorEastAsia" w:hAnsi="Arial" w:cs="Arial"/>
                  <w:sz w:val="22"/>
                  <w:szCs w:val="22"/>
                </w:rPr>
                <w:delText>Infection outcome analysis of male and female fish (n = 44) in subset of fish sampled for microbiome analysis. All female fish were positive for infections, but male fish differed in infection outcomes depending on diet.</w:delText>
              </w:r>
            </w:del>
          </w:p>
        </w:tc>
      </w:tr>
    </w:tbl>
    <w:p w14:paraId="1E142A8E" w14:textId="77777777" w:rsidR="007C7A20" w:rsidRDefault="007C7A20" w:rsidP="00D0661F">
      <w:pPr>
        <w:spacing w:line="480" w:lineRule="auto"/>
        <w:rPr>
          <w:rFonts w:ascii="Arial" w:eastAsiaTheme="minorEastAsia" w:hAnsi="Arial" w:cs="Arial"/>
          <w:sz w:val="22"/>
          <w:szCs w:val="22"/>
        </w:rPr>
      </w:pPr>
    </w:p>
    <w:p w14:paraId="694BCFBD" w14:textId="60FF4858" w:rsidR="00C7466A" w:rsidRPr="00890188" w:rsidRDefault="00C7466A" w:rsidP="00D0661F">
      <w:pPr>
        <w:spacing w:line="480" w:lineRule="auto"/>
        <w:rPr>
          <w:rFonts w:ascii="Arial" w:eastAsiaTheme="minorEastAsia" w:hAnsi="Arial" w:cs="Arial"/>
          <w:sz w:val="22"/>
          <w:szCs w:val="22"/>
        </w:rPr>
        <w:sectPr w:rsidR="00C7466A" w:rsidRPr="00890188" w:rsidSect="00061986">
          <w:pgSz w:w="12240" w:h="15840"/>
          <w:pgMar w:top="720" w:right="720" w:bottom="720" w:left="720" w:header="720" w:footer="720" w:gutter="0"/>
          <w:lnNumType w:countBy="1" w:restart="continuous"/>
          <w:cols w:space="720"/>
          <w:docGrid w:linePitch="360"/>
        </w:sectPr>
      </w:pPr>
    </w:p>
    <w:p w14:paraId="1C7EF168" w14:textId="46D5E4EF" w:rsidR="00023796" w:rsidRPr="001C1CE3" w:rsidRDefault="4BD8A3C9" w:rsidP="00D0661F">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Discussion</w:t>
      </w:r>
    </w:p>
    <w:p w14:paraId="6E08261B" w14:textId="2D864660" w:rsidR="00D25EBF" w:rsidRPr="00890188" w:rsidRDefault="7593FD0B" w:rsidP="00D0661F">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Zebrafish are an important emerging model organism for understanding the microbiome. Yet, there is little consistency</w:t>
      </w:r>
      <w:r w:rsidR="00D25EBF" w:rsidRPr="00890188">
        <w:rPr>
          <w:rFonts w:ascii="Arial" w:eastAsia="Arial" w:hAnsi="Arial" w:cs="Arial"/>
          <w:color w:val="000000" w:themeColor="text1"/>
          <w:sz w:val="22"/>
          <w:szCs w:val="22"/>
        </w:rPr>
        <w:t xml:space="preserve"> across studies</w:t>
      </w:r>
      <w:r w:rsidRPr="00890188">
        <w:rPr>
          <w:rFonts w:ascii="Arial" w:eastAsia="Arial" w:hAnsi="Arial" w:cs="Arial"/>
          <w:color w:val="000000" w:themeColor="text1"/>
          <w:sz w:val="22"/>
          <w:szCs w:val="22"/>
        </w:rPr>
        <w:t xml:space="preserve"> </w:t>
      </w:r>
      <w:r w:rsidR="00D25EBF" w:rsidRPr="00890188">
        <w:rPr>
          <w:rFonts w:ascii="Arial" w:eastAsia="Arial" w:hAnsi="Arial" w:cs="Arial"/>
          <w:color w:val="000000" w:themeColor="text1"/>
          <w:sz w:val="22"/>
          <w:szCs w:val="22"/>
        </w:rPr>
        <w:t>in terms of the husbandry practices used to conduct zebrafish microbiome experiments, especially in terms of diet.</w:t>
      </w:r>
      <w:r w:rsidR="003415D7">
        <w:rPr>
          <w:rFonts w:ascii="Arial" w:eastAsia="Arial" w:hAnsi="Arial" w:cs="Arial"/>
          <w:color w:val="000000" w:themeColor="text1"/>
          <w:sz w:val="22"/>
          <w:szCs w:val="22"/>
        </w:rPr>
        <w:t xml:space="preserve"> </w:t>
      </w:r>
      <w:r w:rsidR="00D25EBF" w:rsidRPr="00890188">
        <w:rPr>
          <w:rFonts w:ascii="Arial" w:eastAsia="Arial" w:hAnsi="Arial" w:cs="Arial"/>
          <w:color w:val="000000" w:themeColor="text1"/>
          <w:sz w:val="22"/>
          <w:szCs w:val="22"/>
        </w:rPr>
        <w:t xml:space="preserve">This lack of consistency likely stems from a dearth of knowledge about how different standard zebrafish diets impact study outcomes, both in terms of the gut microbiome’s composition </w:t>
      </w:r>
      <w:del w:id="186" w:author="Sieler Jr, Michael James" w:date="2023-06-13T12:11:00Z">
        <w:r w:rsidR="00D25EBF" w:rsidRPr="00890188">
          <w:rPr>
            <w:rFonts w:ascii="Arial" w:eastAsia="Arial" w:hAnsi="Arial" w:cs="Arial"/>
            <w:color w:val="000000" w:themeColor="text1"/>
            <w:sz w:val="22"/>
            <w:szCs w:val="22"/>
          </w:rPr>
          <w:delText>as well as</w:delText>
        </w:r>
      </w:del>
      <w:ins w:id="187" w:author="Sieler Jr, Michael James" w:date="2023-06-13T12:11:00Z">
        <w:r w:rsidR="0033047B">
          <w:rPr>
            <w:rFonts w:ascii="Arial" w:eastAsia="Arial" w:hAnsi="Arial" w:cs="Arial"/>
            <w:color w:val="000000" w:themeColor="text1"/>
            <w:sz w:val="22"/>
            <w:szCs w:val="22"/>
          </w:rPr>
          <w:t>and</w:t>
        </w:r>
      </w:ins>
      <w:r w:rsidR="00D25EBF" w:rsidRPr="00890188">
        <w:rPr>
          <w:rFonts w:ascii="Arial" w:eastAsia="Arial" w:hAnsi="Arial" w:cs="Arial"/>
          <w:color w:val="000000" w:themeColor="text1"/>
          <w:sz w:val="22"/>
          <w:szCs w:val="22"/>
        </w:rPr>
        <w:t xml:space="preserve"> the physiological endpoints of the host. Our study offers critical insight into how three standard zebrafish dietary formulations impacts these outcomes, finding that the zebrafish gut microbiome’s development and response to pathogen exposure is </w:t>
      </w:r>
      <w:del w:id="188" w:author="Sieler Jr, Michael James" w:date="2023-06-13T12:11:00Z">
        <w:r w:rsidR="00D25EBF" w:rsidRPr="00890188">
          <w:rPr>
            <w:rFonts w:ascii="Arial" w:eastAsia="Arial" w:hAnsi="Arial" w:cs="Arial"/>
            <w:color w:val="000000" w:themeColor="text1"/>
            <w:sz w:val="22"/>
            <w:szCs w:val="22"/>
          </w:rPr>
          <w:delText>sensitive to</w:delText>
        </w:r>
      </w:del>
      <w:ins w:id="189" w:author="Sieler Jr, Michael James" w:date="2023-06-13T12:11:00Z">
        <w:r w:rsidR="009A28C2">
          <w:rPr>
            <w:rFonts w:ascii="Arial" w:eastAsia="Arial" w:hAnsi="Arial" w:cs="Arial"/>
            <w:color w:val="000000" w:themeColor="text1"/>
            <w:sz w:val="22"/>
            <w:szCs w:val="22"/>
          </w:rPr>
          <w:t>more impacted by</w:t>
        </w:r>
      </w:ins>
      <w:r w:rsidR="00D25EBF" w:rsidRPr="00890188">
        <w:rPr>
          <w:rFonts w:ascii="Arial" w:eastAsia="Arial" w:hAnsi="Arial" w:cs="Arial"/>
          <w:color w:val="000000" w:themeColor="text1"/>
          <w:sz w:val="22"/>
          <w:szCs w:val="22"/>
        </w:rPr>
        <w:t xml:space="preserve"> diet. These observations help clarify inconsistencies across studies, </w:t>
      </w:r>
      <w:r w:rsidR="00F428EC" w:rsidRPr="00890188">
        <w:rPr>
          <w:rFonts w:ascii="Arial" w:eastAsia="Arial" w:hAnsi="Arial" w:cs="Arial"/>
          <w:color w:val="000000" w:themeColor="text1"/>
          <w:sz w:val="22"/>
          <w:szCs w:val="22"/>
        </w:rPr>
        <w:t xml:space="preserve">underscore the importance of considering diet when integrating data across investigations, and </w:t>
      </w:r>
      <w:r w:rsidR="00D25EBF" w:rsidRPr="00890188">
        <w:rPr>
          <w:rFonts w:ascii="Arial" w:eastAsia="Arial" w:hAnsi="Arial" w:cs="Arial"/>
          <w:color w:val="000000" w:themeColor="text1"/>
          <w:sz w:val="22"/>
          <w:szCs w:val="22"/>
        </w:rPr>
        <w:t xml:space="preserve">inform on efforts to </w:t>
      </w:r>
      <w:r w:rsidR="00F428EC" w:rsidRPr="00890188">
        <w:rPr>
          <w:rFonts w:ascii="Arial" w:eastAsia="Arial" w:hAnsi="Arial" w:cs="Arial"/>
          <w:color w:val="000000" w:themeColor="text1"/>
          <w:sz w:val="22"/>
          <w:szCs w:val="22"/>
        </w:rPr>
        <w:t>develop standard approaches in zebrafish microbiome research.</w:t>
      </w:r>
    </w:p>
    <w:p w14:paraId="457DEFEA" w14:textId="77777777" w:rsidR="00F428EC" w:rsidRPr="00890188" w:rsidRDefault="00F428EC" w:rsidP="00D0661F">
      <w:pPr>
        <w:spacing w:line="480" w:lineRule="auto"/>
        <w:rPr>
          <w:rFonts w:ascii="Arial" w:eastAsia="Arial" w:hAnsi="Arial" w:cs="Arial"/>
          <w:color w:val="000000" w:themeColor="text1"/>
          <w:sz w:val="22"/>
          <w:szCs w:val="22"/>
        </w:rPr>
      </w:pPr>
    </w:p>
    <w:p w14:paraId="328DE01C" w14:textId="42404697"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We found that diet had a substantial impact on the structure of the gut microbiome in adult zebrafish. Previous research has found that diets with</w:t>
      </w:r>
      <w:r w:rsidR="00F428EC"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varying compositions of key macronutrients (e.g., protein, </w:t>
      </w:r>
      <w:r w:rsidR="0033047B">
        <w:rPr>
          <w:rFonts w:ascii="Arial" w:eastAsia="Arial" w:hAnsi="Arial" w:cs="Arial"/>
          <w:color w:val="000000" w:themeColor="text1"/>
          <w:sz w:val="22"/>
          <w:szCs w:val="22"/>
        </w:rPr>
        <w:t>lipids</w:t>
      </w:r>
      <w:ins w:id="190" w:author="Sieler Jr, Michael James" w:date="2023-06-13T12:11:00Z">
        <w:r w:rsidR="0033047B">
          <w:rPr>
            <w:rFonts w:ascii="Arial" w:eastAsia="Arial" w:hAnsi="Arial" w:cs="Arial"/>
            <w:color w:val="000000" w:themeColor="text1"/>
            <w:sz w:val="22"/>
            <w:szCs w:val="22"/>
          </w:rPr>
          <w:t>,</w:t>
        </w:r>
      </w:ins>
      <w:r w:rsidR="0033047B">
        <w:rPr>
          <w:rFonts w:ascii="Arial" w:eastAsia="Arial" w:hAnsi="Arial" w:cs="Arial"/>
          <w:color w:val="000000" w:themeColor="text1"/>
          <w:sz w:val="22"/>
          <w:szCs w:val="22"/>
        </w:rPr>
        <w:t xml:space="preserve"> and</w:t>
      </w:r>
      <w:r w:rsidRPr="00890188">
        <w:rPr>
          <w:rFonts w:ascii="Arial" w:eastAsia="Arial" w:hAnsi="Arial" w:cs="Arial"/>
          <w:color w:val="000000" w:themeColor="text1"/>
          <w:sz w:val="22"/>
          <w:szCs w:val="22"/>
        </w:rPr>
        <w:t xml:space="preserve"> fiber content) impacts zebrafish physiology and the gut microbiome</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{"citationID":"38WYqyFR","properties":{"formattedCitation":"[5, 16\\uc0\\u8211{}18, 29\\uc0\\u8211{}32]","plainCitation":"[5, 16–18, 29–32]","noteIndex":0},"citationItems":[{"id":30,"uris":["http://zotero.org/users/5603014/items/3DJTJURT"],"itemData":{"id":30,"type":"article-journal","abstract":"The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F60CEF" w:rsidRPr="00F60CEF">
        <w:rPr>
          <w:rFonts w:ascii="Arial" w:hAnsi="Arial" w:cs="Arial"/>
          <w:color w:val="000000"/>
          <w:sz w:val="22"/>
        </w:rPr>
        <w:t>[5, 16–18, 29–32]</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Moreover, diet's effect on restructuring the host's gut microbiome has been observed across an evolutionarily diverse array of vertebrate and invertebrate animal hosts</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{"citationID":"zsPeCtuE","properties":{"formattedCitation":"[8, 9, 11, 12, 33]","plainCitation":"[8, 9, 11, 12, 33]","noteIndex":0},"citationItems":[{"id":34,"uris":["http://zotero.org/users/5603014/items/7ZY3DLVI"],"itemData":{"id":34,"type":"article-journal","abstract":"Maintenance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I."}],"issued":{"date-parts":[["2008",6,20]]},"citation-key":"ley2008a"}},{"id":6250,"uris":["http://zotero.org/users/5603014/items/DHKQQI6M"],"itemData":{"id":6250,"type":"article-journal","abstract":"Darwin referred to life as a struggle. Organisms compete for limited resources in nature, and their traits inﬂuence the outcome. Victory carries great weight as winners survive, reproduce, and progenate subsequent generations. Consequently, organismal traits that inﬂuence ﬁtness drive adaptation and their discovery clariﬁes evolution. Recent research implicates the vertebrate gut microbiome as an agent of ﬁtness, selection, and evolution. Going forward, we must deﬁne the functional effects of the gut microbiome to determine how it impacts evolution. Speciﬁcally, we must quantify how gut microbiome function diversiﬁes in concert with vertebrate radiation and resolve speciﬁc functions that inﬂuence natural selection. In so doing, we can discover and potentially capitalize upon the mechanisms by which our gut microbiomes impact our physiology and ﬁtness. Ultimately, we may come to ﬁnd that while life involves struggle, it also depends upon cooperation.","container-title":"mSystems","DOI":"10.1128/mSystems.00174-17","ISSN":"2379-5077","issue":"2","journalAbbreviation":"mSystems","language":"en","page":"e00174-17","source":"DOI.org (Crossref)","title":"Role of the Gut Microbiome in Vertebrate Evolution","volume":"3","author":[{"family":"Sharpton","given":"Thomas J."}],"issued":{"date-parts":[["2018",4,24]]},"citation-key":"sharpton2018"}}],"schema":"https://github.com/citation-style-language/schema/raw/master/csl-citation.json"}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[8, 9, 11, 12, 33]</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However, the nutritional compositions used in these prior studies tend to vary considerably. In particular, </w:t>
      </w:r>
      <w:r w:rsidR="00F428EC"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 xml:space="preserve">feeds </w:t>
      </w:r>
      <w:r w:rsidR="00F428EC" w:rsidRPr="00890188">
        <w:rPr>
          <w:rFonts w:ascii="Arial" w:eastAsia="Arial" w:hAnsi="Arial" w:cs="Arial"/>
          <w:color w:val="000000" w:themeColor="text1"/>
          <w:sz w:val="22"/>
          <w:szCs w:val="22"/>
        </w:rPr>
        <w:t>our study considered are far more consistent in their composition than the diets that are typically included in studies of the effect of diet on the gut microbiome (e.g., high-fat v. low-fat diets). Moreover, a</w:t>
      </w:r>
      <w:r w:rsidRPr="00890188">
        <w:rPr>
          <w:rFonts w:ascii="Arial" w:eastAsia="Arial" w:hAnsi="Arial" w:cs="Arial"/>
          <w:color w:val="000000" w:themeColor="text1"/>
          <w:sz w:val="22"/>
          <w:szCs w:val="22"/>
        </w:rPr>
        <w:t xml:space="preserve"> unique strength of our study is that fish were fed the same diet</w:t>
      </w:r>
      <w:r w:rsidR="003569B7" w:rsidRPr="00890188">
        <w:rPr>
          <w:rFonts w:ascii="Arial" w:eastAsia="Arial" w:hAnsi="Arial" w:cs="Arial"/>
          <w:color w:val="000000" w:themeColor="text1"/>
          <w:sz w:val="22"/>
          <w:szCs w:val="22"/>
        </w:rPr>
        <w:t>s</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over the vast majority of their lifespan (</w:t>
      </w:r>
      <w:r w:rsidRPr="00890188">
        <w:rPr>
          <w:rFonts w:ascii="Arial" w:eastAsia="Arial" w:hAnsi="Arial" w:cs="Arial"/>
          <w:color w:val="000000" w:themeColor="text1"/>
          <w:sz w:val="22"/>
          <w:szCs w:val="22"/>
        </w:rPr>
        <w:t xml:space="preserve">30 to 214 </w:t>
      </w:r>
      <w:r w:rsidR="00F428EC" w:rsidRPr="00890188">
        <w:rPr>
          <w:rFonts w:ascii="Arial" w:eastAsia="Arial" w:hAnsi="Arial" w:cs="Arial"/>
          <w:color w:val="000000" w:themeColor="text1"/>
          <w:sz w:val="22"/>
          <w:szCs w:val="22"/>
        </w:rPr>
        <w:t>dpf)</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 xml:space="preserve">which is more consistent with a standard husbandry approach that maintains fish on a specific diet than the relatively </w:t>
      </w:r>
      <w:r w:rsidR="00890188" w:rsidRPr="00890188">
        <w:rPr>
          <w:rFonts w:ascii="Arial" w:eastAsia="Arial" w:hAnsi="Arial" w:cs="Arial"/>
          <w:color w:val="000000" w:themeColor="text1"/>
          <w:sz w:val="22"/>
          <w:szCs w:val="22"/>
        </w:rPr>
        <w:t>short-term</w:t>
      </w:r>
      <w:r w:rsidR="00F428EC" w:rsidRPr="00890188">
        <w:rPr>
          <w:rFonts w:ascii="Arial" w:eastAsia="Arial" w:hAnsi="Arial" w:cs="Arial"/>
          <w:color w:val="000000" w:themeColor="text1"/>
          <w:sz w:val="22"/>
          <w:szCs w:val="22"/>
        </w:rPr>
        <w:t xml:space="preserve"> exposures to different types of diet that are typically employed in related research</w:t>
      </w:r>
      <w:r w:rsidR="00954AA8">
        <w:rPr>
          <w:rFonts w:ascii="Arial" w:eastAsia="Arial" w:hAnsi="Arial" w:cs="Arial"/>
          <w:color w:val="000000" w:themeColor="text1"/>
          <w:sz w:val="22"/>
          <w:szCs w:val="22"/>
        </w:rPr>
        <w:t>.</w:t>
      </w:r>
      <w:r w:rsidR="00A721F9">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Because of these features of our experimental design, our work provides important clarity into how seemingly subtle differences in husbandry practice can result in substantial differences in the composition of the adult zebrafish gut microbiome.</w:t>
      </w:r>
      <w:r w:rsidR="003415D7">
        <w:rPr>
          <w:rFonts w:ascii="Arial" w:eastAsia="Arial" w:hAnsi="Arial" w:cs="Arial"/>
          <w:color w:val="000000" w:themeColor="text1"/>
          <w:sz w:val="22"/>
          <w:szCs w:val="22"/>
        </w:rPr>
        <w:t xml:space="preserve"> </w:t>
      </w:r>
    </w:p>
    <w:p w14:paraId="762C7C82" w14:textId="54DE5455" w:rsidR="7593FD0B" w:rsidRPr="00890188" w:rsidRDefault="003415D7" w:rsidP="00D0661F">
      <w:pPr>
        <w:spacing w:line="480" w:lineRule="auto"/>
        <w:rPr>
          <w:rFonts w:ascii="Arial" w:hAnsi="Arial" w:cs="Arial"/>
          <w:sz w:val="22"/>
          <w:szCs w:val="22"/>
        </w:rPr>
      </w:pPr>
      <w:r>
        <w:rPr>
          <w:rFonts w:ascii="Arial" w:eastAsia="Arial" w:hAnsi="Arial" w:cs="Arial"/>
          <w:color w:val="000000" w:themeColor="text1"/>
          <w:sz w:val="22"/>
          <w:szCs w:val="22"/>
        </w:rPr>
        <w:t xml:space="preserve"> </w:t>
      </w:r>
    </w:p>
    <w:p w14:paraId="41513343" w14:textId="6F1931E6" w:rsidR="7593FD0B" w:rsidRPr="00890188" w:rsidRDefault="7593FD0B" w:rsidP="003B2B28">
      <w:pPr>
        <w:spacing w:line="480" w:lineRule="auto"/>
        <w:rPr>
          <w:rFonts w:ascii="Arial" w:hAnsi="Arial" w:cs="Arial"/>
          <w:sz w:val="22"/>
          <w:szCs w:val="22"/>
        </w:rPr>
      </w:pPr>
      <w:r w:rsidRPr="00890188">
        <w:rPr>
          <w:rFonts w:ascii="Arial" w:eastAsia="Arial" w:hAnsi="Arial" w:cs="Arial"/>
          <w:color w:val="000000" w:themeColor="text1"/>
          <w:sz w:val="22"/>
          <w:szCs w:val="22"/>
        </w:rPr>
        <w:t xml:space="preserve">We also found that diet impacts the developmental variation in the gut microbiome. Prior work investigating the successional development of </w:t>
      </w:r>
      <w:r w:rsidR="003569B7"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zebrafish gut microbiome has had inconsistent results</w:t>
      </w:r>
      <w:r w:rsidR="00F428EC" w:rsidRPr="00890188">
        <w:rPr>
          <w:rFonts w:ascii="Arial" w:eastAsia="Arial" w:hAnsi="Arial" w:cs="Arial"/>
          <w:color w:val="000000" w:themeColor="text1"/>
          <w:sz w:val="22"/>
          <w:szCs w:val="22"/>
        </w:rPr>
        <w:t xml:space="preserve">; our efforts indicate </w:t>
      </w:r>
      <w:r w:rsidR="00F428EC" w:rsidRPr="00890188">
        <w:rPr>
          <w:rFonts w:ascii="Arial" w:eastAsia="Arial" w:hAnsi="Arial" w:cs="Arial"/>
          <w:color w:val="000000" w:themeColor="text1"/>
          <w:sz w:val="22"/>
          <w:szCs w:val="22"/>
        </w:rPr>
        <w:lastRenderedPageBreak/>
        <w:t>that these inconsistencies may be attributable to the different diets utilized in these prior studies</w:t>
      </w:r>
      <w:r w:rsidR="003415D7">
        <w:rPr>
          <w:rFonts w:ascii="Arial" w:eastAsia="Arial" w:hAnsi="Arial" w:cs="Arial"/>
          <w:color w:val="000000" w:themeColor="text1"/>
          <w:sz w:val="22"/>
          <w:szCs w:val="22"/>
        </w:rPr>
        <w:t xml:space="preserve"> </w:t>
      </w:r>
      <w:r w:rsidR="0022329E" w:rsidRPr="00890188">
        <w:rPr>
          <w:rFonts w:ascii="Arial" w:eastAsia="Arial" w:hAnsi="Arial" w:cs="Arial"/>
          <w:color w:val="000000" w:themeColor="text1"/>
          <w:sz w:val="22"/>
          <w:szCs w:val="22"/>
        </w:rPr>
        <w:fldChar w:fldCharType="begin"/>
      </w:r>
      <w:r w:rsidR="00F60CEF">
        <w:rPr>
          <w:rFonts w:ascii="Arial" w:eastAsia="Arial" w:hAnsi="Arial" w:cs="Arial"/>
          <w:color w:val="000000" w:themeColor="text1"/>
          <w:sz w:val="22"/>
          <w:szCs w:val="22"/>
        </w:rPr>
        <w:instrText xml:space="preserve"> ADDIN ZOTERO_ITEM CSL_CITATION {"citationID":"OsUM2ccQ","properties":{"formattedCitation":"[18, 29, 30, 32, 32]","plainCitation":"[18, 29, 30, 32, 32]","noteIndex":0},"citationItems":[{"id":1427,"uris":["http://zotero.org/users/5603014/items/CYMD444I"],"itemData":{"id":1427,"type":"article-journal","abstract":"Gut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M."}],"issued":{"date-parts":[["2016",3]]},"citation-key":"stephens2016"},"label":"page"},{"id":2982,"uris":["http://zotero.org/users/5603014/items/4KH6QC8W"],"itemData":{"id":2982,"type":"article-journal","abstract":"Understanding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[18, 29, 30, 32, 32]</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For instance, Stephens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used a variety of live and dry food diets and found that juvenile zebrafish gut microbiomes were highly diverse but declined with age</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{"citationID":"LU0EcI9m","properties":{"formattedCitation":"[30]","plainCitation":"[30]","noteIndex":0},"citationItems":[{"id":3553,"uris":["http://zotero.org/users/5603014/items/LD57TBSM"],"itemData":{"id":3553,"type":"article-journal","abstract":"The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[30]</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while Wong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found opposite results for juvenile zebrafish that were fed defined diets</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{"citationID":"hKOBbHhS","properties":{"formattedCitation":"[18]","plainCitation":"[18]","noteIndex":0},"citationItems":[{"id":1427,"uris":["http://zotero.org/users/5603014/items/CYMD444I"],"itemData":{"id":1427,"type":"article-journal","abstract":"Gut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[18]</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t>
      </w:r>
      <w:r w:rsidR="003B2B28">
        <w:rPr>
          <w:rFonts w:ascii="Arial" w:eastAsia="Arial" w:hAnsi="Arial" w:cs="Arial"/>
          <w:color w:val="000000" w:themeColor="text1"/>
          <w:sz w:val="22"/>
          <w:szCs w:val="22"/>
        </w:rPr>
        <w:t xml:space="preserve">Furthermore, </w:t>
      </w:r>
      <w:del w:id="191" w:author="Sieler Jr, Michael James" w:date="2023-06-13T12:11:00Z">
        <w:r w:rsidRPr="00890188">
          <w:rPr>
            <w:rFonts w:ascii="Arial" w:eastAsia="Arial" w:hAnsi="Arial" w:cs="Arial"/>
            <w:color w:val="000000" w:themeColor="text1"/>
            <w:sz w:val="22"/>
            <w:szCs w:val="22"/>
          </w:rPr>
          <w:delText xml:space="preserve">Burns </w:delText>
        </w:r>
        <w:r w:rsidRPr="00890188">
          <w:rPr>
            <w:rFonts w:ascii="Arial" w:eastAsia="Arial" w:hAnsi="Arial" w:cs="Arial"/>
            <w:i/>
            <w:iCs/>
            <w:color w:val="000000" w:themeColor="text1"/>
            <w:sz w:val="22"/>
            <w:szCs w:val="22"/>
          </w:rPr>
          <w:delText>et al</w:delText>
        </w:r>
        <w:r w:rsidRPr="00890188">
          <w:rPr>
            <w:rFonts w:ascii="Arial" w:eastAsia="Arial" w:hAnsi="Arial" w:cs="Arial"/>
            <w:color w:val="000000" w:themeColor="text1"/>
            <w:sz w:val="22"/>
            <w:szCs w:val="22"/>
          </w:rPr>
          <w:delText xml:space="preserve">. and Xiao </w:delText>
        </w:r>
        <w:r w:rsidRPr="00890188">
          <w:rPr>
            <w:rFonts w:ascii="Arial" w:eastAsia="Arial" w:hAnsi="Arial" w:cs="Arial"/>
            <w:i/>
            <w:iCs/>
            <w:color w:val="000000" w:themeColor="text1"/>
            <w:sz w:val="22"/>
            <w:szCs w:val="22"/>
          </w:rPr>
          <w:delText>et al</w:delText>
        </w:r>
        <w:r w:rsidRPr="00890188">
          <w:rPr>
            <w:rFonts w:ascii="Arial" w:eastAsia="Arial" w:hAnsi="Arial" w:cs="Arial"/>
            <w:color w:val="000000" w:themeColor="text1"/>
            <w:sz w:val="22"/>
            <w:szCs w:val="22"/>
          </w:rPr>
          <w:delText>. noted</w:delText>
        </w:r>
      </w:del>
      <w:ins w:id="192" w:author="Sieler Jr, Michael James" w:date="2023-06-13T12:11:00Z">
        <w:r w:rsidR="003B2B28">
          <w:rPr>
            <w:rFonts w:ascii="Arial" w:eastAsia="Arial" w:hAnsi="Arial" w:cs="Arial"/>
            <w:color w:val="000000" w:themeColor="text1"/>
            <w:sz w:val="22"/>
            <w:szCs w:val="22"/>
          </w:rPr>
          <w:t>prior work indicates</w:t>
        </w:r>
      </w:ins>
      <w:r w:rsidR="003B2B28">
        <w:rPr>
          <w:rFonts w:ascii="Arial" w:eastAsia="Arial" w:hAnsi="Arial" w:cs="Arial"/>
          <w:color w:val="000000" w:themeColor="text1"/>
          <w:sz w:val="22"/>
          <w:szCs w:val="22"/>
        </w:rPr>
        <w:t xml:space="preserve"> that</w:t>
      </w:r>
      <w:del w:id="193" w:author="Sieler Jr, Michael James" w:date="2023-06-13T12:11:00Z">
        <w:r w:rsidRPr="00890188">
          <w:rPr>
            <w:rFonts w:ascii="Arial" w:eastAsia="Arial" w:hAnsi="Arial" w:cs="Arial"/>
            <w:color w:val="000000" w:themeColor="text1"/>
            <w:sz w:val="22"/>
            <w:szCs w:val="22"/>
          </w:rPr>
          <w:delText xml:space="preserve"> the observed</w:delText>
        </w:r>
      </w:del>
      <w:r w:rsidRPr="00890188">
        <w:rPr>
          <w:rFonts w:ascii="Arial" w:eastAsia="Arial" w:hAnsi="Arial" w:cs="Arial"/>
          <w:color w:val="000000" w:themeColor="text1"/>
          <w:sz w:val="22"/>
          <w:szCs w:val="22"/>
        </w:rPr>
        <w:t xml:space="preserve"> early life variability of the gut microbiome could be a result of husbandry choices involving diet</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{"citationID":"lGmlCrnf","properties":{"formattedCitation":"[29, 31, 32]","plainCitation":"[29, 31, 32]","noteIndex":0},"citationItems":[{"id":3027,"uris":["http://zotero.org/users/5603014/items/54E6488M"],"itemData":{"id":3027,"type":"article-journal","abstract":"Despite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[29, 31, 32]</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t>
      </w:r>
      <w:del w:id="194" w:author="Sieler Jr, Michael James" w:date="2023-06-13T12:11:00Z">
        <w:r w:rsidRPr="00890188">
          <w:rPr>
            <w:rFonts w:ascii="Arial" w:eastAsia="Arial" w:hAnsi="Arial" w:cs="Arial"/>
            <w:color w:val="000000" w:themeColor="text1"/>
            <w:sz w:val="22"/>
            <w:szCs w:val="22"/>
          </w:rPr>
          <w:delText xml:space="preserve">While our study differed in exact length and sampling time points </w:delText>
        </w:r>
        <w:r w:rsidR="009E1C32" w:rsidRPr="00890188">
          <w:rPr>
            <w:rFonts w:ascii="Arial" w:eastAsia="Arial" w:hAnsi="Arial" w:cs="Arial"/>
            <w:color w:val="000000" w:themeColor="text1"/>
            <w:sz w:val="22"/>
            <w:szCs w:val="22"/>
          </w:rPr>
          <w:delText>as compared to</w:delText>
        </w:r>
        <w:r w:rsidRPr="00890188">
          <w:rPr>
            <w:rFonts w:ascii="Arial" w:eastAsia="Arial" w:hAnsi="Arial" w:cs="Arial"/>
            <w:color w:val="000000" w:themeColor="text1"/>
            <w:sz w:val="22"/>
            <w:szCs w:val="22"/>
          </w:rPr>
          <w:delText xml:space="preserve"> these prior studies, we do</w:delText>
        </w:r>
      </w:del>
      <w:ins w:id="195" w:author="Sieler Jr, Michael James" w:date="2023-06-13T12:11:00Z">
        <w:r w:rsidR="003B2B28">
          <w:rPr>
            <w:rFonts w:ascii="Arial" w:eastAsia="Arial" w:hAnsi="Arial" w:cs="Arial"/>
            <w:color w:val="000000" w:themeColor="text1"/>
            <w:sz w:val="22"/>
            <w:szCs w:val="22"/>
          </w:rPr>
          <w:t>Despite differences in study duration, we</w:t>
        </w:r>
      </w:ins>
      <w:r w:rsidR="003B2B28">
        <w:rPr>
          <w:rFonts w:ascii="Arial" w:eastAsia="Arial" w:hAnsi="Arial" w:cs="Arial"/>
          <w:color w:val="000000" w:themeColor="text1"/>
          <w:sz w:val="22"/>
          <w:szCs w:val="22"/>
        </w:rPr>
        <w:t xml:space="preserve"> find congruent trends in</w:t>
      </w:r>
      <w:r w:rsidRPr="00890188">
        <w:rPr>
          <w:rFonts w:ascii="Arial" w:eastAsia="Arial" w:hAnsi="Arial" w:cs="Arial"/>
          <w:color w:val="000000" w:themeColor="text1"/>
          <w:sz w:val="22"/>
          <w:szCs w:val="22"/>
        </w:rPr>
        <w:t xml:space="preserve"> gut microbiome diversity </w:t>
      </w:r>
      <w:r w:rsidR="0022329E" w:rsidRPr="00890188">
        <w:rPr>
          <w:rFonts w:ascii="Arial" w:eastAsia="Arial" w:hAnsi="Arial" w:cs="Arial"/>
          <w:color w:val="000000" w:themeColor="text1"/>
          <w:sz w:val="22"/>
          <w:szCs w:val="22"/>
        </w:rPr>
        <w:t xml:space="preserve">to </w:t>
      </w:r>
      <w:r w:rsidR="00F60CEF">
        <w:rPr>
          <w:rFonts w:ascii="Arial" w:eastAsia="Arial" w:hAnsi="Arial" w:cs="Arial"/>
          <w:color w:val="000000" w:themeColor="text1"/>
          <w:sz w:val="22"/>
          <w:szCs w:val="22"/>
        </w:rPr>
        <w:t xml:space="preserve">these previous </w:t>
      </w:r>
      <w:r w:rsidR="0022329E" w:rsidRPr="00890188">
        <w:rPr>
          <w:rFonts w:ascii="Arial" w:eastAsia="Arial" w:hAnsi="Arial" w:cs="Arial"/>
          <w:color w:val="000000" w:themeColor="text1"/>
          <w:sz w:val="22"/>
          <w:szCs w:val="22"/>
        </w:rPr>
        <w:t xml:space="preserve">studies </w:t>
      </w:r>
      <w:r w:rsidR="00F60CEF">
        <w:rPr>
          <w:rFonts w:ascii="Arial" w:eastAsia="Arial" w:hAnsi="Arial" w:cs="Arial"/>
          <w:color w:val="000000" w:themeColor="text1"/>
          <w:sz w:val="22"/>
          <w:szCs w:val="22"/>
        </w:rPr>
        <w:t>when comparing sampling time points</w:t>
      </w:r>
      <w:r w:rsidR="00F60CEF"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within similar </w:t>
      </w:r>
      <w:r w:rsidR="009E1C32" w:rsidRPr="00890188">
        <w:rPr>
          <w:rFonts w:ascii="Arial" w:eastAsia="Arial" w:hAnsi="Arial" w:cs="Arial"/>
          <w:color w:val="000000" w:themeColor="text1"/>
          <w:sz w:val="22"/>
          <w:szCs w:val="22"/>
        </w:rPr>
        <w:t>developmental periods</w:t>
      </w:r>
      <w:del w:id="196" w:author="Sieler Jr, Michael James" w:date="2023-06-13T12:11:00Z">
        <w:r w:rsidR="009E1C32" w:rsidRPr="00890188">
          <w:rPr>
            <w:rFonts w:ascii="Arial" w:eastAsia="Arial" w:hAnsi="Arial" w:cs="Arial"/>
            <w:color w:val="000000" w:themeColor="text1"/>
            <w:sz w:val="22"/>
            <w:szCs w:val="22"/>
          </w:rPr>
          <w:delText xml:space="preserve"> as those interrogated in our investigation</w:delText>
        </w:r>
        <w:r w:rsidRPr="00890188">
          <w:rPr>
            <w:rFonts w:ascii="Arial" w:eastAsia="Arial" w:hAnsi="Arial" w:cs="Arial"/>
            <w:color w:val="000000" w:themeColor="text1"/>
            <w:sz w:val="22"/>
            <w:szCs w:val="22"/>
          </w:rPr>
          <w:delText>.</w:delText>
        </w:r>
      </w:del>
      <w:ins w:id="197" w:author="Sieler Jr, Michael James" w:date="2023-06-13T12:11:00Z">
        <w:r w:rsidRPr="00890188">
          <w:rPr>
            <w:rFonts w:ascii="Arial" w:eastAsia="Arial" w:hAnsi="Arial" w:cs="Arial"/>
            <w:color w:val="000000" w:themeColor="text1"/>
            <w:sz w:val="22"/>
            <w:szCs w:val="22"/>
          </w:rPr>
          <w:t>.</w:t>
        </w:r>
      </w:ins>
      <w:r w:rsidRPr="00890188">
        <w:rPr>
          <w:rFonts w:ascii="Arial" w:eastAsia="Arial" w:hAnsi="Arial" w:cs="Arial"/>
          <w:color w:val="000000" w:themeColor="text1"/>
          <w:sz w:val="22"/>
          <w:szCs w:val="22"/>
        </w:rPr>
        <w:t xml:space="preserve"> However, </w:t>
      </w:r>
      <w:del w:id="198" w:author="Sieler Jr, Michael James" w:date="2023-06-13T12:11:00Z">
        <w:r w:rsidRPr="00890188">
          <w:rPr>
            <w:rFonts w:ascii="Arial" w:eastAsia="Arial" w:hAnsi="Arial" w:cs="Arial"/>
            <w:color w:val="000000" w:themeColor="text1"/>
            <w:sz w:val="22"/>
            <w:szCs w:val="22"/>
          </w:rPr>
          <w:delText>it is difficult to directly compare</w:delText>
        </w:r>
      </w:del>
      <w:ins w:id="199" w:author="Sieler Jr, Michael James" w:date="2023-06-13T12:11:00Z">
        <w:r w:rsidR="00E41C30">
          <w:rPr>
            <w:rFonts w:ascii="Arial" w:eastAsia="Arial" w:hAnsi="Arial" w:cs="Arial"/>
            <w:color w:val="000000" w:themeColor="text1"/>
            <w:sz w:val="22"/>
            <w:szCs w:val="22"/>
          </w:rPr>
          <w:t>c</w:t>
        </w:r>
        <w:r w:rsidR="00E41C30" w:rsidRPr="00E41C30">
          <w:rPr>
            <w:rFonts w:ascii="Arial" w:eastAsia="Arial" w:hAnsi="Arial" w:cs="Arial"/>
            <w:color w:val="000000" w:themeColor="text1"/>
            <w:sz w:val="22"/>
            <w:szCs w:val="22"/>
          </w:rPr>
          <w:t>omparing</w:t>
        </w:r>
      </w:ins>
      <w:r w:rsidR="00E41C30" w:rsidRPr="00E41C30">
        <w:rPr>
          <w:rFonts w:ascii="Arial" w:eastAsia="Arial" w:hAnsi="Arial" w:cs="Arial"/>
          <w:color w:val="000000" w:themeColor="text1"/>
          <w:sz w:val="22"/>
          <w:szCs w:val="22"/>
        </w:rPr>
        <w:t xml:space="preserve"> our results to </w:t>
      </w:r>
      <w:del w:id="200" w:author="Sieler Jr, Michael James" w:date="2023-06-13T12:11:00Z">
        <w:r w:rsidR="003569B7" w:rsidRPr="00890188">
          <w:rPr>
            <w:rFonts w:ascii="Arial" w:eastAsia="Arial" w:hAnsi="Arial" w:cs="Arial"/>
            <w:color w:val="000000" w:themeColor="text1"/>
            <w:sz w:val="22"/>
            <w:szCs w:val="22"/>
          </w:rPr>
          <w:delText>these</w:delText>
        </w:r>
        <w:r w:rsidRPr="00890188">
          <w:rPr>
            <w:rFonts w:ascii="Arial" w:eastAsia="Arial" w:hAnsi="Arial" w:cs="Arial"/>
            <w:color w:val="000000" w:themeColor="text1"/>
            <w:sz w:val="22"/>
            <w:szCs w:val="22"/>
          </w:rPr>
          <w:delText xml:space="preserve"> </w:delText>
        </w:r>
      </w:del>
      <w:r w:rsidR="00E41C30" w:rsidRPr="00E41C30">
        <w:rPr>
          <w:rFonts w:ascii="Arial" w:eastAsia="Arial" w:hAnsi="Arial" w:cs="Arial"/>
          <w:color w:val="000000" w:themeColor="text1"/>
          <w:sz w:val="22"/>
          <w:szCs w:val="22"/>
        </w:rPr>
        <w:t xml:space="preserve">prior studies </w:t>
      </w:r>
      <w:ins w:id="201" w:author="Sieler Jr, Michael James" w:date="2023-06-13T12:11:00Z">
        <w:r w:rsidR="00E41C30" w:rsidRPr="00E41C30">
          <w:rPr>
            <w:rFonts w:ascii="Arial" w:eastAsia="Arial" w:hAnsi="Arial" w:cs="Arial"/>
            <w:color w:val="000000" w:themeColor="text1"/>
            <w:sz w:val="22"/>
            <w:szCs w:val="22"/>
          </w:rPr>
          <w:t xml:space="preserve">is challenging </w:t>
        </w:r>
      </w:ins>
      <w:r w:rsidR="00E41C30">
        <w:rPr>
          <w:rFonts w:ascii="Arial" w:eastAsia="Arial" w:hAnsi="Arial" w:cs="Arial"/>
          <w:color w:val="000000" w:themeColor="text1"/>
          <w:sz w:val="22"/>
          <w:szCs w:val="22"/>
        </w:rPr>
        <w:t xml:space="preserve">because </w:t>
      </w:r>
      <w:del w:id="202" w:author="Sieler Jr, Michael James" w:date="2023-06-13T12:11:00Z">
        <w:r w:rsidR="0022329E" w:rsidRPr="00890188">
          <w:rPr>
            <w:rFonts w:ascii="Arial" w:eastAsia="Arial" w:hAnsi="Arial" w:cs="Arial"/>
            <w:color w:val="000000" w:themeColor="text1"/>
            <w:sz w:val="22"/>
            <w:szCs w:val="22"/>
          </w:rPr>
          <w:delText xml:space="preserve">they </w:delText>
        </w:r>
        <w:r w:rsidRPr="00890188">
          <w:rPr>
            <w:rFonts w:ascii="Arial" w:eastAsia="Arial" w:hAnsi="Arial" w:cs="Arial"/>
            <w:color w:val="000000" w:themeColor="text1"/>
            <w:sz w:val="22"/>
            <w:szCs w:val="22"/>
          </w:rPr>
          <w:delText>sampled at different</w:delText>
        </w:r>
      </w:del>
      <w:ins w:id="203" w:author="Sieler Jr, Michael James" w:date="2023-06-13T12:11:00Z">
        <w:r w:rsidR="00E41C30">
          <w:rPr>
            <w:rFonts w:ascii="Arial" w:eastAsia="Arial" w:hAnsi="Arial" w:cs="Arial"/>
            <w:color w:val="000000" w:themeColor="text1"/>
            <w:sz w:val="22"/>
            <w:szCs w:val="22"/>
          </w:rPr>
          <w:t>of</w:t>
        </w:r>
        <w:r w:rsidR="00E41C30" w:rsidRPr="00E41C30">
          <w:rPr>
            <w:rFonts w:ascii="Arial" w:eastAsia="Arial" w:hAnsi="Arial" w:cs="Arial"/>
            <w:color w:val="000000" w:themeColor="text1"/>
            <w:sz w:val="22"/>
            <w:szCs w:val="22"/>
          </w:rPr>
          <w:t xml:space="preserve"> differences in sampling</w:t>
        </w:r>
      </w:ins>
      <w:r w:rsidR="00E41C30" w:rsidRPr="00E41C30">
        <w:rPr>
          <w:rFonts w:ascii="Arial" w:eastAsia="Arial" w:hAnsi="Arial" w:cs="Arial"/>
          <w:color w:val="000000" w:themeColor="text1"/>
          <w:sz w:val="22"/>
          <w:szCs w:val="22"/>
        </w:rPr>
        <w:t xml:space="preserve"> time</w:t>
      </w:r>
      <w:r w:rsidR="00E41C30">
        <w:rPr>
          <w:rFonts w:ascii="Arial" w:eastAsia="Arial" w:hAnsi="Arial" w:cs="Arial"/>
          <w:color w:val="000000" w:themeColor="text1"/>
          <w:sz w:val="22"/>
          <w:szCs w:val="22"/>
        </w:rPr>
        <w:t xml:space="preserve"> points</w:t>
      </w:r>
      <w:r w:rsidR="00E41C30" w:rsidRPr="00E41C30">
        <w:rPr>
          <w:rFonts w:ascii="Arial" w:eastAsia="Arial" w:hAnsi="Arial" w:cs="Arial"/>
          <w:color w:val="000000" w:themeColor="text1"/>
          <w:sz w:val="22"/>
          <w:szCs w:val="22"/>
        </w:rPr>
        <w:t xml:space="preserve">, </w:t>
      </w:r>
      <w:del w:id="204" w:author="Sieler Jr, Michael James" w:date="2023-06-13T12:11:00Z">
        <w:r w:rsidRPr="00890188">
          <w:rPr>
            <w:rFonts w:ascii="Arial" w:eastAsia="Arial" w:hAnsi="Arial" w:cs="Arial"/>
            <w:color w:val="000000" w:themeColor="text1"/>
            <w:sz w:val="22"/>
            <w:szCs w:val="22"/>
          </w:rPr>
          <w:delText xml:space="preserve">used a variety of </w:delText>
        </w:r>
      </w:del>
      <w:ins w:id="205" w:author="Sieler Jr, Michael James" w:date="2023-06-13T12:11:00Z">
        <w:r w:rsidR="00E41C30" w:rsidRPr="00E41C30">
          <w:rPr>
            <w:rFonts w:ascii="Arial" w:eastAsia="Arial" w:hAnsi="Arial" w:cs="Arial"/>
            <w:color w:val="000000" w:themeColor="text1"/>
            <w:sz w:val="22"/>
            <w:szCs w:val="22"/>
          </w:rPr>
          <w:t xml:space="preserve">varied </w:t>
        </w:r>
      </w:ins>
      <w:r w:rsidR="00E41C30" w:rsidRPr="00E41C30">
        <w:rPr>
          <w:rFonts w:ascii="Arial" w:eastAsia="Arial" w:hAnsi="Arial" w:cs="Arial"/>
          <w:color w:val="000000" w:themeColor="text1"/>
          <w:sz w:val="22"/>
          <w:szCs w:val="22"/>
        </w:rPr>
        <w:t xml:space="preserve">diets </w:t>
      </w:r>
      <w:del w:id="206" w:author="Sieler Jr, Michael James" w:date="2023-06-13T12:11:00Z">
        <w:r w:rsidRPr="00890188">
          <w:rPr>
            <w:rFonts w:ascii="Arial" w:eastAsia="Arial" w:hAnsi="Arial" w:cs="Arial"/>
            <w:color w:val="000000" w:themeColor="text1"/>
            <w:sz w:val="22"/>
            <w:szCs w:val="22"/>
          </w:rPr>
          <w:delText xml:space="preserve">throughout their study, </w:delText>
        </w:r>
        <w:r w:rsidR="009E1C32" w:rsidRPr="00890188">
          <w:rPr>
            <w:rFonts w:ascii="Arial" w:eastAsia="Arial" w:hAnsi="Arial" w:cs="Arial"/>
            <w:color w:val="000000" w:themeColor="text1"/>
            <w:sz w:val="22"/>
            <w:szCs w:val="22"/>
          </w:rPr>
          <w:delText xml:space="preserve">used diets </w:delText>
        </w:r>
        <w:r w:rsidRPr="00890188">
          <w:rPr>
            <w:rFonts w:ascii="Arial" w:eastAsia="Arial" w:hAnsi="Arial" w:cs="Arial"/>
            <w:color w:val="000000" w:themeColor="text1"/>
            <w:sz w:val="22"/>
            <w:szCs w:val="22"/>
          </w:rPr>
          <w:delText>differe</w:delText>
        </w:r>
        <w:r w:rsidR="009E1C32" w:rsidRPr="00890188">
          <w:rPr>
            <w:rFonts w:ascii="Arial" w:eastAsia="Arial" w:hAnsi="Arial" w:cs="Arial"/>
            <w:color w:val="000000" w:themeColor="text1"/>
            <w:sz w:val="22"/>
            <w:szCs w:val="22"/>
          </w:rPr>
          <w:delText>nt from those included in our study,</w:delText>
        </w:r>
        <w:r w:rsidRPr="00890188">
          <w:rPr>
            <w:rFonts w:ascii="Arial" w:eastAsia="Arial" w:hAnsi="Arial" w:cs="Arial"/>
            <w:color w:val="000000" w:themeColor="text1"/>
            <w:sz w:val="22"/>
            <w:szCs w:val="22"/>
          </w:rPr>
          <w:delText xml:space="preserve"> or did not disclose which diets </w:delText>
        </w:r>
        <w:r w:rsidR="0022329E" w:rsidRPr="00890188">
          <w:rPr>
            <w:rFonts w:ascii="Arial" w:eastAsia="Arial" w:hAnsi="Arial" w:cs="Arial"/>
            <w:color w:val="000000" w:themeColor="text1"/>
            <w:sz w:val="22"/>
            <w:szCs w:val="22"/>
          </w:rPr>
          <w:delText>were used</w:delText>
        </w:r>
      </w:del>
      <w:ins w:id="207" w:author="Sieler Jr, Michael James" w:date="2023-06-13T12:11:00Z">
        <w:r w:rsidR="00E41C30" w:rsidRPr="00E41C30">
          <w:rPr>
            <w:rFonts w:ascii="Arial" w:eastAsia="Arial" w:hAnsi="Arial" w:cs="Arial"/>
            <w:color w:val="000000" w:themeColor="text1"/>
            <w:sz w:val="22"/>
            <w:szCs w:val="22"/>
          </w:rPr>
          <w:t>used, and undisclosed diet information</w:t>
        </w:r>
      </w:ins>
      <w:r w:rsidR="00E41C30" w:rsidRPr="00E41C30">
        <w:rPr>
          <w:rFonts w:ascii="Arial" w:eastAsia="Arial" w:hAnsi="Arial" w:cs="Arial"/>
          <w:color w:val="000000" w:themeColor="text1"/>
          <w:sz w:val="22"/>
          <w:szCs w:val="22"/>
        </w:rPr>
        <w:t>.</w:t>
      </w:r>
      <w:r w:rsidRPr="00890188">
        <w:rPr>
          <w:rFonts w:ascii="Arial" w:eastAsia="Arial" w:hAnsi="Arial" w:cs="Arial"/>
          <w:color w:val="000000" w:themeColor="text1"/>
          <w:sz w:val="22"/>
          <w:szCs w:val="22"/>
        </w:rPr>
        <w:t xml:space="preserve"> It is worth nothing that while our fish were fed the same diet from 30 days onward, at 114 </w:t>
      </w:r>
      <w:r w:rsidR="009E1C32" w:rsidRPr="00890188">
        <w:rPr>
          <w:rFonts w:ascii="Arial" w:eastAsia="Arial" w:hAnsi="Arial" w:cs="Arial"/>
          <w:color w:val="000000" w:themeColor="text1"/>
          <w:sz w:val="22"/>
          <w:szCs w:val="22"/>
        </w:rPr>
        <w:t>dpf</w:t>
      </w:r>
      <w:r w:rsidRPr="00890188">
        <w:rPr>
          <w:rFonts w:ascii="Arial" w:eastAsia="Arial" w:hAnsi="Arial" w:cs="Arial"/>
          <w:color w:val="000000" w:themeColor="text1"/>
          <w:sz w:val="22"/>
          <w:szCs w:val="22"/>
        </w:rPr>
        <w:t xml:space="preserve"> fish </w:t>
      </w:r>
      <w:r w:rsidR="009E1C32" w:rsidRPr="00890188">
        <w:rPr>
          <w:rFonts w:ascii="Arial" w:eastAsia="Arial" w:hAnsi="Arial" w:cs="Arial"/>
          <w:color w:val="000000" w:themeColor="text1"/>
          <w:sz w:val="22"/>
          <w:szCs w:val="22"/>
        </w:rPr>
        <w:t xml:space="preserve">in our study </w:t>
      </w:r>
      <w:r w:rsidRPr="00890188">
        <w:rPr>
          <w:rFonts w:ascii="Arial" w:eastAsia="Arial" w:hAnsi="Arial" w:cs="Arial"/>
          <w:color w:val="000000" w:themeColor="text1"/>
          <w:sz w:val="22"/>
          <w:szCs w:val="22"/>
        </w:rPr>
        <w:t>were switched from a juvenile formulation to an adult formulation of their respective diets. These formulations differed slightly in some diets</w:t>
      </w:r>
      <w:r w:rsidR="0022329E" w:rsidRPr="00890188">
        <w:rPr>
          <w:rFonts w:ascii="Arial" w:eastAsia="Arial" w:hAnsi="Arial" w:cs="Arial"/>
          <w:color w:val="000000" w:themeColor="text1"/>
          <w:sz w:val="22"/>
          <w:szCs w:val="22"/>
        </w:rPr>
        <w:t xml:space="preserve"> (e.g., Gemma and Watts)</w:t>
      </w:r>
      <w:r w:rsidRPr="00890188">
        <w:rPr>
          <w:rFonts w:ascii="Arial" w:eastAsia="Arial" w:hAnsi="Arial" w:cs="Arial"/>
          <w:color w:val="000000" w:themeColor="text1"/>
          <w:sz w:val="22"/>
          <w:szCs w:val="22"/>
        </w:rPr>
        <w:t>, but in others more substantially</w:t>
      </w:r>
      <w:r w:rsidR="0022329E" w:rsidRPr="00890188">
        <w:rPr>
          <w:rFonts w:ascii="Arial" w:eastAsia="Arial" w:hAnsi="Arial" w:cs="Arial"/>
          <w:color w:val="000000" w:themeColor="text1"/>
          <w:sz w:val="22"/>
          <w:szCs w:val="22"/>
        </w:rPr>
        <w:t xml:space="preserve"> (e.g., ZIRC</w:t>
      </w:r>
      <w:del w:id="208" w:author="Sieler Jr, Michael James" w:date="2023-06-13T12:11:00Z">
        <w:r w:rsidR="0022329E" w:rsidRPr="00890188">
          <w:rPr>
            <w:rFonts w:ascii="Arial" w:eastAsia="Arial" w:hAnsi="Arial" w:cs="Arial"/>
            <w:color w:val="000000" w:themeColor="text1"/>
            <w:sz w:val="22"/>
            <w:szCs w:val="22"/>
          </w:rPr>
          <w:delText>)</w:delText>
        </w:r>
        <w:r w:rsidRPr="00890188">
          <w:rPr>
            <w:rFonts w:ascii="Arial" w:eastAsia="Arial" w:hAnsi="Arial" w:cs="Arial"/>
            <w:color w:val="000000" w:themeColor="text1"/>
            <w:sz w:val="22"/>
            <w:szCs w:val="22"/>
          </w:rPr>
          <w:delText>, which</w:delText>
        </w:r>
      </w:del>
      <w:ins w:id="209" w:author="Sieler Jr, Michael James" w:date="2023-06-13T12:11:00Z">
        <w:r w:rsidR="0022329E" w:rsidRPr="00890188">
          <w:rPr>
            <w:rFonts w:ascii="Arial" w:eastAsia="Arial" w:hAnsi="Arial" w:cs="Arial"/>
            <w:color w:val="000000" w:themeColor="text1"/>
            <w:sz w:val="22"/>
            <w:szCs w:val="22"/>
          </w:rPr>
          <w:t>)</w:t>
        </w:r>
        <w:r w:rsidR="00E41C30">
          <w:rPr>
            <w:rFonts w:ascii="Arial" w:eastAsia="Arial" w:hAnsi="Arial" w:cs="Arial"/>
            <w:color w:val="000000" w:themeColor="text1"/>
            <w:sz w:val="22"/>
            <w:szCs w:val="22"/>
          </w:rPr>
          <w:t>. These differences in formulation</w:t>
        </w:r>
      </w:ins>
      <w:r w:rsidRPr="00890188">
        <w:rPr>
          <w:rFonts w:ascii="Arial" w:eastAsia="Arial" w:hAnsi="Arial" w:cs="Arial"/>
          <w:color w:val="000000" w:themeColor="text1"/>
          <w:sz w:val="22"/>
          <w:szCs w:val="22"/>
        </w:rPr>
        <w:t xml:space="preserve"> may contribute to the variability</w:t>
      </w:r>
      <w:r w:rsidR="003569B7" w:rsidRPr="00890188">
        <w:rPr>
          <w:rFonts w:ascii="Arial" w:eastAsia="Arial" w:hAnsi="Arial" w:cs="Arial"/>
          <w:color w:val="000000" w:themeColor="text1"/>
          <w:sz w:val="22"/>
          <w:szCs w:val="22"/>
        </w:rPr>
        <w:t xml:space="preserve"> we observed</w:t>
      </w:r>
      <w:r w:rsidRPr="00890188">
        <w:rPr>
          <w:rFonts w:ascii="Arial" w:eastAsia="Arial" w:hAnsi="Arial" w:cs="Arial"/>
          <w:color w:val="000000" w:themeColor="text1"/>
          <w:sz w:val="22"/>
          <w:szCs w:val="22"/>
        </w:rPr>
        <w:t xml:space="preserve"> in the gut microbiome between diets across zebrafish development. Despite these limitations, we found </w:t>
      </w:r>
      <w:r w:rsidR="0022329E" w:rsidRPr="00890188">
        <w:rPr>
          <w:rFonts w:ascii="Arial" w:eastAsia="Arial" w:hAnsi="Arial" w:cs="Arial"/>
          <w:color w:val="000000" w:themeColor="text1"/>
          <w:sz w:val="22"/>
          <w:szCs w:val="22"/>
        </w:rPr>
        <w:t>adult zebrafish fed diets of similar nutritional composition</w:t>
      </w:r>
      <w:r w:rsidRPr="00890188">
        <w:rPr>
          <w:rFonts w:ascii="Arial" w:eastAsia="Arial" w:hAnsi="Arial" w:cs="Arial"/>
          <w:color w:val="000000" w:themeColor="text1"/>
          <w:sz w:val="22"/>
          <w:szCs w:val="22"/>
        </w:rPr>
        <w:t xml:space="preserve"> </w:t>
      </w:r>
      <w:r w:rsidR="00FF45B3" w:rsidRPr="00890188">
        <w:rPr>
          <w:rFonts w:ascii="Arial" w:eastAsia="Arial" w:hAnsi="Arial" w:cs="Arial"/>
          <w:color w:val="000000" w:themeColor="text1"/>
          <w:sz w:val="22"/>
          <w:szCs w:val="22"/>
        </w:rPr>
        <w:t>manifest</w:t>
      </w:r>
      <w:r w:rsidR="0022329E" w:rsidRPr="00890188">
        <w:rPr>
          <w:rFonts w:ascii="Arial" w:eastAsia="Arial" w:hAnsi="Arial" w:cs="Arial"/>
          <w:color w:val="000000" w:themeColor="text1"/>
          <w:sz w:val="22"/>
          <w:szCs w:val="22"/>
        </w:rPr>
        <w:t xml:space="preserve"> </w:t>
      </w:r>
      <w:r w:rsidR="00066F12" w:rsidRPr="00890188">
        <w:rPr>
          <w:rFonts w:ascii="Arial" w:eastAsia="Arial" w:hAnsi="Arial" w:cs="Arial"/>
          <w:color w:val="000000" w:themeColor="text1"/>
          <w:sz w:val="22"/>
          <w:szCs w:val="22"/>
        </w:rPr>
        <w:t>di</w:t>
      </w:r>
      <w:r w:rsidR="00952D70" w:rsidRPr="00890188">
        <w:rPr>
          <w:rFonts w:ascii="Arial" w:eastAsia="Arial" w:hAnsi="Arial" w:cs="Arial"/>
          <w:color w:val="000000" w:themeColor="text1"/>
          <w:sz w:val="22"/>
          <w:szCs w:val="22"/>
        </w:rPr>
        <w:t>stinct</w:t>
      </w:r>
      <w:r w:rsidRPr="00890188">
        <w:rPr>
          <w:rFonts w:ascii="Arial" w:eastAsia="Arial" w:hAnsi="Arial" w:cs="Arial"/>
          <w:color w:val="000000" w:themeColor="text1"/>
          <w:sz w:val="22"/>
          <w:szCs w:val="22"/>
        </w:rPr>
        <w:t xml:space="preserve"> </w:t>
      </w:r>
      <w:r w:rsidR="003569B7" w:rsidRPr="00890188">
        <w:rPr>
          <w:rFonts w:ascii="Arial" w:eastAsia="Arial" w:hAnsi="Arial" w:cs="Arial"/>
          <w:color w:val="000000" w:themeColor="text1"/>
          <w:sz w:val="22"/>
          <w:szCs w:val="22"/>
        </w:rPr>
        <w:t>gut microbiome</w:t>
      </w:r>
      <w:r w:rsidR="005E68ED" w:rsidRPr="00890188">
        <w:rPr>
          <w:rFonts w:ascii="Arial" w:eastAsia="Arial" w:hAnsi="Arial" w:cs="Arial"/>
          <w:color w:val="000000" w:themeColor="text1"/>
          <w:sz w:val="22"/>
          <w:szCs w:val="22"/>
        </w:rPr>
        <w:t xml:space="preserve"> successional patterns in</w:t>
      </w:r>
      <w:r w:rsidR="003569B7" w:rsidRPr="00890188">
        <w:rPr>
          <w:rFonts w:ascii="Arial" w:eastAsia="Arial" w:hAnsi="Arial" w:cs="Arial"/>
          <w:color w:val="000000" w:themeColor="text1"/>
          <w:sz w:val="22"/>
          <w:szCs w:val="22"/>
        </w:rPr>
        <w:t xml:space="preserve"> </w:t>
      </w:r>
      <w:r w:rsidR="005E68ED" w:rsidRPr="00890188">
        <w:rPr>
          <w:rFonts w:ascii="Arial" w:eastAsia="Arial" w:hAnsi="Arial" w:cs="Arial"/>
          <w:color w:val="000000" w:themeColor="text1"/>
          <w:sz w:val="22"/>
          <w:szCs w:val="22"/>
        </w:rPr>
        <w:t>community compositions across adulthood</w:t>
      </w:r>
      <w:r w:rsidRPr="00890188">
        <w:rPr>
          <w:rFonts w:ascii="Arial" w:eastAsia="Arial" w:hAnsi="Arial" w:cs="Arial"/>
          <w:color w:val="000000" w:themeColor="text1"/>
          <w:sz w:val="22"/>
          <w:szCs w:val="22"/>
        </w:rPr>
        <w:t xml:space="preserve">. Future work should seek consistency in diet formulations and increase sampling time points throughout zebrafish development to further clarify </w:t>
      </w:r>
      <w:r w:rsidR="003569B7" w:rsidRPr="00890188">
        <w:rPr>
          <w:rFonts w:ascii="Arial" w:eastAsia="Arial" w:hAnsi="Arial" w:cs="Arial"/>
          <w:color w:val="000000" w:themeColor="text1"/>
          <w:sz w:val="22"/>
          <w:szCs w:val="22"/>
        </w:rPr>
        <w:t>the</w:t>
      </w:r>
      <w:r w:rsidRPr="00890188">
        <w:rPr>
          <w:rFonts w:ascii="Arial" w:eastAsia="Arial" w:hAnsi="Arial" w:cs="Arial"/>
          <w:color w:val="000000" w:themeColor="text1"/>
          <w:sz w:val="22"/>
          <w:szCs w:val="22"/>
        </w:rPr>
        <w:t xml:space="preserve"> successional development of zebrafish gut microbiomes.</w:t>
      </w:r>
    </w:p>
    <w:p w14:paraId="3F6DA2A3" w14:textId="1C89CFCC"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 xml:space="preserve"> </w:t>
      </w:r>
    </w:p>
    <w:p w14:paraId="39CF0A6F" w14:textId="1EA8ED2A" w:rsidR="00250289" w:rsidRDefault="7A435144" w:rsidP="00D0661F">
      <w:pPr>
        <w:spacing w:line="480" w:lineRule="auto"/>
        <w:rPr>
          <w:rFonts w:ascii="Arial" w:eastAsia="Arial" w:hAnsi="Arial" w:cs="Arial"/>
          <w:color w:val="000000" w:themeColor="text1"/>
          <w:sz w:val="22"/>
          <w:szCs w:val="22"/>
        </w:rPr>
      </w:pPr>
      <w:r w:rsidRPr="7A435144">
        <w:rPr>
          <w:rFonts w:ascii="Arial" w:eastAsia="Arial" w:hAnsi="Arial" w:cs="Arial"/>
          <w:color w:val="000000" w:themeColor="text1"/>
          <w:sz w:val="22"/>
          <w:szCs w:val="22"/>
        </w:rPr>
        <w:t xml:space="preserve">Finally, we observed that the gut microbiome of zebrafish were sensitive to pathogen exposure, but diet was the main driver of gut microbiome structure. We ensured all fish were exposed to the pathogen by injecting </w:t>
      </w:r>
      <w:r w:rsidRPr="7A435144">
        <w:rPr>
          <w:rFonts w:ascii="Arial" w:eastAsia="Arial" w:hAnsi="Arial" w:cs="Arial"/>
          <w:i/>
          <w:iCs/>
          <w:color w:val="000000" w:themeColor="text1"/>
          <w:sz w:val="22"/>
          <w:szCs w:val="22"/>
        </w:rPr>
        <w:t xml:space="preserve">Mycobacterium chelonae </w:t>
      </w:r>
      <w:r w:rsidRPr="7A435144">
        <w:rPr>
          <w:rFonts w:ascii="Arial" w:eastAsia="Arial" w:hAnsi="Arial" w:cs="Arial"/>
          <w:color w:val="000000" w:themeColor="text1"/>
          <w:sz w:val="22"/>
          <w:szCs w:val="22"/>
        </w:rPr>
        <w:t xml:space="preserve">into the coelomic cavities of the fish at 129 dpf. We found that presence of infection was not sufficient to explain associations with microbiome diversity or community composition, which is likely due to being </w:t>
      </w:r>
      <w:del w:id="210" w:author="Sieler Jr, Michael James" w:date="2023-06-13T12:11:00Z">
        <w:r w:rsidR="00C0118C" w:rsidRPr="00890188">
          <w:rPr>
            <w:rFonts w:ascii="Arial" w:eastAsia="Arial" w:hAnsi="Arial" w:cs="Arial"/>
            <w:color w:val="000000" w:themeColor="text1"/>
            <w:sz w:val="22"/>
            <w:szCs w:val="22"/>
          </w:rPr>
          <w:delText>underpowered</w:delText>
        </w:r>
      </w:del>
      <w:ins w:id="211" w:author="Sieler Jr, Michael James" w:date="2023-06-13T12:11:00Z">
        <w:r w:rsidRPr="7A435144">
          <w:rPr>
            <w:rFonts w:ascii="Arial" w:eastAsia="Arial" w:hAnsi="Arial" w:cs="Arial"/>
            <w:color w:val="000000" w:themeColor="text1"/>
            <w:sz w:val="22"/>
            <w:szCs w:val="22"/>
          </w:rPr>
          <w:t>under powered</w:t>
        </w:r>
      </w:ins>
      <w:r w:rsidRPr="7A435144">
        <w:rPr>
          <w:rFonts w:ascii="Arial" w:eastAsia="Arial" w:hAnsi="Arial" w:cs="Arial"/>
          <w:color w:val="000000" w:themeColor="text1"/>
          <w:sz w:val="22"/>
          <w:szCs w:val="22"/>
        </w:rPr>
        <w:t xml:space="preserve"> to detect them.</w:t>
      </w:r>
      <w:r w:rsidR="00F006AF">
        <w:rPr>
          <w:rFonts w:ascii="Arial" w:eastAsia="Arial" w:hAnsi="Arial" w:cs="Arial"/>
          <w:color w:val="000000" w:themeColor="text1"/>
          <w:sz w:val="22"/>
          <w:szCs w:val="22"/>
        </w:rPr>
        <w:t xml:space="preserve"> </w:t>
      </w:r>
      <w:ins w:id="212" w:author="Sieler Jr, Michael James" w:date="2023-06-15T10:55:00Z">
        <w:r w:rsidR="00E51400">
          <w:rPr>
            <w:rFonts w:ascii="Arial" w:eastAsia="Arial" w:hAnsi="Arial" w:cs="Arial"/>
            <w:color w:val="000000" w:themeColor="text1"/>
            <w:sz w:val="22"/>
            <w:szCs w:val="22"/>
          </w:rPr>
          <w:t xml:space="preserve">Additionally, we did not observe an association between infection outcomes and body condition score </w:t>
        </w:r>
        <w:r w:rsidR="00E51400" w:rsidRPr="001A611A">
          <w:rPr>
            <w:rFonts w:ascii="Arial" w:eastAsiaTheme="minorEastAsia" w:hAnsi="Arial" w:cs="Arial"/>
            <w:sz w:val="22"/>
            <w:szCs w:val="22"/>
          </w:rPr>
          <w:t>(i.e., fish size)</w:t>
        </w:r>
        <w:r w:rsidR="00E51400">
          <w:rPr>
            <w:rFonts w:ascii="Arial" w:eastAsia="Arial" w:hAnsi="Arial" w:cs="Arial"/>
            <w:color w:val="000000" w:themeColor="text1"/>
            <w:sz w:val="22"/>
            <w:szCs w:val="22"/>
          </w:rPr>
          <w:t xml:space="preserve">, which aligns with prior work </w:t>
        </w:r>
        <w:r w:rsidR="00E51400" w:rsidRPr="001A5295">
          <w:rPr>
            <w:rFonts w:ascii="Arial" w:eastAsia="Arial" w:hAnsi="Arial" w:cs="Arial"/>
            <w:color w:val="000000" w:themeColor="text1"/>
            <w:sz w:val="22"/>
            <w:szCs w:val="22"/>
          </w:rPr>
          <w:t xml:space="preserve">that did not observe effects of </w:t>
        </w:r>
        <w:r w:rsidR="00E51400">
          <w:rPr>
            <w:rFonts w:ascii="Arial" w:eastAsia="Arial" w:hAnsi="Arial" w:cs="Arial"/>
            <w:i/>
            <w:iCs/>
            <w:color w:val="000000" w:themeColor="text1"/>
            <w:sz w:val="22"/>
            <w:szCs w:val="22"/>
          </w:rPr>
          <w:t>M. chelonae</w:t>
        </w:r>
        <w:r w:rsidR="00E51400">
          <w:rPr>
            <w:rFonts w:ascii="Arial" w:eastAsia="Arial" w:hAnsi="Arial" w:cs="Arial"/>
            <w:color w:val="000000" w:themeColor="text1"/>
            <w:sz w:val="22"/>
            <w:szCs w:val="22"/>
          </w:rPr>
          <w:t xml:space="preserve"> infection</w:t>
        </w:r>
        <w:r w:rsidR="00E51400" w:rsidRPr="001A5295">
          <w:rPr>
            <w:rFonts w:ascii="Arial" w:eastAsia="Arial" w:hAnsi="Arial" w:cs="Arial"/>
            <w:color w:val="000000" w:themeColor="text1"/>
            <w:sz w:val="22"/>
            <w:szCs w:val="22"/>
          </w:rPr>
          <w:t xml:space="preserve"> on fish size</w:t>
        </w:r>
        <w:r w:rsidR="00E51400">
          <w:rPr>
            <w:rFonts w:ascii="Arial" w:eastAsia="Arial" w:hAnsi="Arial" w:cs="Arial"/>
            <w:color w:val="000000" w:themeColor="text1"/>
            <w:sz w:val="22"/>
            <w:szCs w:val="22"/>
          </w:rPr>
          <w:t xml:space="preserve"> in a larger cohort of zebrafish</w:t>
        </w:r>
      </w:ins>
      <w:r w:rsidR="00F006AF">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{"citationID":"8aaTDaOm","properties":{"formattedCitation":"[34]","plainCitation":"[34]","noteIndex":0},"citationItems":[{"id":7606,"uris":["http://zotero.org/users/5603014/items/BRMS3D6M"],"itemData":{"id":7606,"type":"article-journal","abstract":"Mycobacteriosis is the second most common infectious disease in zebrafish research colonies, and most often this is caused by Mycobacterium chelonae. The infection is characterized by multiple granulomas in the kidney, coelomic cavity, particularly the ovary. However, most fish still appear clinically normal. Developmental genetics remain a primary area of research with the zebrafish model, and hence, an important use of adult zebrafish is as brood fish to produce embryos. We investigated the effects of experimentally induced M. chelonae infections on fecundity. A total of 480 5D wild-type zebrafish were divided into four groups: controls, males infected, females infected, and both sexes. Exposed fish developed high prevalence of infection, including many females with ovarian infections. Fish were then first subjected to four separate group spawns with four replicate tanks/group. Then, a third of the fish were subjected to pairwise spawns, representing 20 pairs/group, and then the pairs were evaluated by histopathology. Overall, the group and pairwise spawns resulted numerous eggs and viable embryos. However, we found no statistical correlations between infection status and number of eggs or viability. In contrast to Egg Associated Inflammation and Fibroplasia, lesions in infected ovaries were more localized, with large regions of the ovary appearing normal.","container-title":"Zebrafish","DOI":"10.1089/zeb.2015.1204","ISSN":"1545-8547","issue":"Suppl 1","journalAbbreviation":"Zebrafish","note":"PMID: 27031171\nPMCID: PMC4931727","page":"S-88-S-95","source":"PubMed Central","title":"Effects of Subclinical Mycobacterium chelonae Infections on Fecundity and Embryo Survival in Zebrafish","volume":"13","author":[{"family":"Kent","given":"Michael L."},{"family":"Watral","given":"Virginia G."},{"family":"Kirchoff","given":"Nicole S."},{"family":"Spagnoli","given":"Sean T."},{"family":"Sharpton","given":"Thomas J."}],"issued":{"date-parts":[["2016",7,1]]},"citation-key":"kent2016"}}],"schema":"https://github.com/citation-style-language/schema/raw/master/csl-citation.json"} </w:instrText>
      </w:r>
      <w:r w:rsidR="00F006AF">
        <w:rPr>
          <w:rFonts w:ascii="Arial" w:eastAsia="Arial" w:hAnsi="Arial" w:cs="Arial"/>
          <w:color w:val="000000" w:themeColor="text1"/>
          <w:sz w:val="22"/>
          <w:szCs w:val="22"/>
        </w:rPr>
        <w:fldChar w:fldCharType="separate"/>
      </w:r>
      <w:r w:rsidR="00F006AF">
        <w:rPr>
          <w:rFonts w:ascii="Arial" w:eastAsia="Arial" w:hAnsi="Arial" w:cs="Arial"/>
          <w:noProof/>
          <w:color w:val="000000" w:themeColor="text1"/>
          <w:sz w:val="22"/>
          <w:szCs w:val="22"/>
        </w:rPr>
        <w:t>[34]</w:t>
      </w:r>
      <w:r w:rsidR="00F006AF">
        <w:rPr>
          <w:rFonts w:ascii="Arial" w:eastAsia="Arial" w:hAnsi="Arial" w:cs="Arial"/>
          <w:color w:val="000000" w:themeColor="text1"/>
          <w:sz w:val="22"/>
          <w:szCs w:val="22"/>
        </w:rPr>
        <w:fldChar w:fldCharType="end"/>
      </w:r>
      <w:r w:rsidR="00F006AF" w:rsidRPr="00F006AF">
        <w:rPr>
          <w:rFonts w:ascii="Arial" w:eastAsia="Arial" w:hAnsi="Arial" w:cs="Arial"/>
          <w:color w:val="000000" w:themeColor="text1"/>
          <w:sz w:val="22"/>
          <w:szCs w:val="22"/>
        </w:rPr>
        <w:t>.</w:t>
      </w:r>
      <w:r w:rsidRPr="00F006AF">
        <w:rPr>
          <w:rFonts w:ascii="Arial" w:eastAsia="Arial" w:hAnsi="Arial" w:cs="Arial"/>
          <w:color w:val="000000" w:themeColor="text1"/>
          <w:sz w:val="22"/>
          <w:szCs w:val="22"/>
        </w:rPr>
        <w:t xml:space="preserve"> </w:t>
      </w:r>
      <w:del w:id="213" w:author="Sieler Jr, Michael James" w:date="2023-06-13T12:11:00Z">
        <w:r w:rsidR="00C0118C" w:rsidRPr="00F006AF">
          <w:rPr>
            <w:rFonts w:ascii="Arial" w:eastAsia="Arial" w:hAnsi="Arial" w:cs="Arial"/>
            <w:color w:val="000000" w:themeColor="text1"/>
            <w:sz w:val="22"/>
            <w:szCs w:val="22"/>
          </w:rPr>
          <w:delText>We</w:delText>
        </w:r>
      </w:del>
      <w:ins w:id="214" w:author="Sieler Jr, Michael James" w:date="2023-06-13T12:11:00Z">
        <w:r w:rsidRPr="00F006AF">
          <w:rPr>
            <w:rFonts w:ascii="Arial" w:eastAsia="Arial" w:hAnsi="Arial" w:cs="Arial"/>
            <w:color w:val="000000" w:themeColor="text1"/>
            <w:sz w:val="22"/>
            <w:szCs w:val="22"/>
          </w:rPr>
          <w:t>Furthermore, we</w:t>
        </w:r>
      </w:ins>
      <w:r w:rsidRPr="00F006AF">
        <w:rPr>
          <w:rFonts w:ascii="Arial" w:eastAsia="Arial" w:hAnsi="Arial" w:cs="Arial"/>
          <w:color w:val="000000" w:themeColor="text1"/>
          <w:sz w:val="22"/>
          <w:szCs w:val="22"/>
        </w:rPr>
        <w:t xml:space="preserve"> found infection by diet interactions on a larger number of individuals </w:t>
      </w:r>
      <w:del w:id="215" w:author="Sieler Jr, Michael James" w:date="2023-06-13T12:11:00Z">
        <w:r w:rsidR="00C0118C" w:rsidRPr="00F006AF">
          <w:rPr>
            <w:rFonts w:ascii="Arial" w:eastAsia="Arial" w:hAnsi="Arial" w:cs="Arial"/>
            <w:color w:val="000000" w:themeColor="text1"/>
            <w:sz w:val="22"/>
            <w:szCs w:val="22"/>
          </w:rPr>
          <w:delText>that</w:delText>
        </w:r>
      </w:del>
      <w:ins w:id="216" w:author="Sieler Jr, Michael James" w:date="2023-06-13T12:11:00Z">
        <w:r w:rsidRPr="00F006AF">
          <w:rPr>
            <w:rFonts w:ascii="Arial" w:eastAsia="Arial" w:hAnsi="Arial" w:cs="Arial"/>
            <w:color w:val="000000" w:themeColor="text1"/>
            <w:sz w:val="22"/>
            <w:szCs w:val="22"/>
          </w:rPr>
          <w:t>who</w:t>
        </w:r>
      </w:ins>
      <w:r w:rsidRPr="00F006AF">
        <w:rPr>
          <w:rFonts w:ascii="Arial" w:eastAsia="Arial" w:hAnsi="Arial" w:cs="Arial"/>
          <w:color w:val="000000" w:themeColor="text1"/>
          <w:sz w:val="22"/>
          <w:szCs w:val="22"/>
        </w:rPr>
        <w:t xml:space="preserve"> were assessed for histopathology, but not with the subset of fish sampled for microbiome analysis. </w:t>
      </w:r>
      <w:r w:rsidR="003F7B03" w:rsidRPr="00F006AF">
        <w:rPr>
          <w:rFonts w:ascii="Arial" w:eastAsia="Arial" w:hAnsi="Arial" w:cs="Arial"/>
          <w:color w:val="000000" w:themeColor="text1"/>
          <w:sz w:val="22"/>
          <w:szCs w:val="22"/>
        </w:rPr>
        <w:t xml:space="preserve">This indicates that </w:t>
      </w:r>
      <w:r w:rsidRPr="00F006AF">
        <w:rPr>
          <w:rFonts w:ascii="Arial" w:eastAsia="Arial" w:hAnsi="Arial" w:cs="Arial"/>
          <w:color w:val="000000" w:themeColor="text1"/>
          <w:sz w:val="22"/>
          <w:szCs w:val="22"/>
        </w:rPr>
        <w:t xml:space="preserve">having a sufficiently large sample size is important for </w:t>
      </w:r>
      <w:r w:rsidRPr="00F006AF">
        <w:rPr>
          <w:rFonts w:ascii="Arial" w:eastAsia="Arial" w:hAnsi="Arial" w:cs="Arial"/>
          <w:color w:val="000000" w:themeColor="text1"/>
          <w:sz w:val="22"/>
          <w:szCs w:val="22"/>
        </w:rPr>
        <w:lastRenderedPageBreak/>
        <w:t xml:space="preserve">observing infection effects on the gut microbiome. However, we found that gut microbiome diversification did not change after exposure to </w:t>
      </w:r>
      <w:r w:rsidRPr="00F006AF">
        <w:rPr>
          <w:rFonts w:ascii="Arial" w:eastAsia="Arial" w:hAnsi="Arial" w:cs="Arial"/>
          <w:i/>
          <w:iCs/>
          <w:color w:val="000000" w:themeColor="text1"/>
          <w:sz w:val="22"/>
          <w:szCs w:val="22"/>
        </w:rPr>
        <w:t>M. chelonae</w:t>
      </w:r>
      <w:r w:rsidRPr="00F006AF">
        <w:rPr>
          <w:rFonts w:ascii="Arial" w:eastAsia="Arial" w:hAnsi="Arial" w:cs="Arial"/>
          <w:color w:val="000000" w:themeColor="text1"/>
          <w:sz w:val="22"/>
          <w:szCs w:val="22"/>
        </w:rPr>
        <w:t>, except in ZIRC-diet fed fish relative to their unexposed controls. We did find that fish fed different diets show differential infection outcomes and microbiome sensitivities to pathogen exposure, which may indicate that the diet driven microbiome differences are a defining</w:t>
      </w:r>
      <w:r w:rsidRPr="7A435144">
        <w:rPr>
          <w:rFonts w:ascii="Arial" w:eastAsia="Arial" w:hAnsi="Arial" w:cs="Arial"/>
          <w:color w:val="000000" w:themeColor="text1"/>
          <w:sz w:val="22"/>
          <w:szCs w:val="22"/>
        </w:rPr>
        <w:t xml:space="preserve"> factor in infection outcomes. Alternatively, certain diet-driven microbiome compositions may be more susceptible to perturbation, and thus may be more likely to yield dysbiosis following pathogen exposure compared to fish fed other diets. For husbandry purposes, these observations are important considerations </w:t>
      </w:r>
      <w:del w:id="217" w:author="Sieler Jr, Michael James" w:date="2023-06-13T12:11:00Z">
        <w:r w:rsidR="0026639C" w:rsidRPr="0026639C">
          <w:rPr>
            <w:rFonts w:ascii="Arial" w:eastAsia="Arial" w:hAnsi="Arial" w:cs="Arial"/>
            <w:color w:val="000000" w:themeColor="text1"/>
            <w:sz w:val="22"/>
            <w:szCs w:val="22"/>
          </w:rPr>
          <w:delText>with respect to</w:delText>
        </w:r>
      </w:del>
      <w:ins w:id="218" w:author="Sieler Jr, Michael James" w:date="2023-06-13T12:11:00Z">
        <w:r w:rsidRPr="7A435144">
          <w:rPr>
            <w:rFonts w:ascii="Arial" w:eastAsia="Arial" w:hAnsi="Arial" w:cs="Arial"/>
            <w:color w:val="000000" w:themeColor="text1"/>
            <w:sz w:val="22"/>
            <w:szCs w:val="22"/>
          </w:rPr>
          <w:t>regarding</w:t>
        </w:r>
      </w:ins>
      <w:r w:rsidRPr="7A435144">
        <w:rPr>
          <w:rFonts w:ascii="Arial" w:eastAsia="Arial" w:hAnsi="Arial" w:cs="Arial"/>
          <w:color w:val="000000" w:themeColor="text1"/>
          <w:sz w:val="22"/>
          <w:szCs w:val="22"/>
        </w:rPr>
        <w:t xml:space="preserve"> long-term health management of fish, especially given that mycobacteriosis is the second most common infection in zebrafish research facilities (over 35% of all facilities</w:t>
      </w:r>
      <w:del w:id="219" w:author="Sieler Jr, Michael James" w:date="2023-06-13T12:11:00Z">
        <w:r w:rsidR="00C9789D">
          <w:rPr>
            <w:rFonts w:ascii="Arial" w:eastAsia="Arial" w:hAnsi="Arial" w:cs="Arial"/>
            <w:color w:val="000000" w:themeColor="text1"/>
            <w:sz w:val="22"/>
            <w:szCs w:val="22"/>
          </w:rPr>
          <w:delText xml:space="preserve">) and </w:delText>
        </w:r>
        <w:r w:rsidR="00B4740C">
          <w:rPr>
            <w:rFonts w:ascii="Arial" w:eastAsia="Arial" w:hAnsi="Arial" w:cs="Arial"/>
            <w:color w:val="000000" w:themeColor="text1"/>
            <w:sz w:val="22"/>
            <w:szCs w:val="22"/>
          </w:rPr>
          <w:delText>that</w:delText>
        </w:r>
      </w:del>
      <w:ins w:id="220" w:author="Sieler Jr, Michael James" w:date="2023-06-13T12:11:00Z">
        <w:r w:rsidRPr="7A435144">
          <w:rPr>
            <w:rFonts w:ascii="Arial" w:eastAsia="Arial" w:hAnsi="Arial" w:cs="Arial"/>
            <w:color w:val="000000" w:themeColor="text1"/>
            <w:sz w:val="22"/>
            <w:szCs w:val="22"/>
          </w:rPr>
          <w:t>)</w:t>
        </w:r>
        <w:r w:rsidR="0092331D">
          <w:rPr>
            <w:rFonts w:ascii="Arial" w:eastAsia="Arial" w:hAnsi="Arial" w:cs="Arial"/>
            <w:color w:val="000000" w:themeColor="text1"/>
            <w:sz w:val="22"/>
            <w:szCs w:val="22"/>
          </w:rPr>
          <w:t>.</w:t>
        </w:r>
        <w:r w:rsidRPr="7A435144">
          <w:rPr>
            <w:rFonts w:ascii="Arial" w:eastAsia="Arial" w:hAnsi="Arial" w:cs="Arial"/>
            <w:color w:val="000000" w:themeColor="text1"/>
            <w:sz w:val="22"/>
            <w:szCs w:val="22"/>
          </w:rPr>
          <w:t xml:space="preserve"> </w:t>
        </w:r>
        <w:r w:rsidR="0092331D">
          <w:rPr>
            <w:rFonts w:ascii="Arial" w:eastAsia="Arial" w:hAnsi="Arial" w:cs="Arial"/>
            <w:color w:val="000000" w:themeColor="text1"/>
            <w:sz w:val="22"/>
            <w:szCs w:val="22"/>
          </w:rPr>
          <w:t>Additionally,</w:t>
        </w:r>
      </w:ins>
      <w:r w:rsidRPr="7A435144">
        <w:rPr>
          <w:rFonts w:ascii="Arial" w:eastAsia="Arial" w:hAnsi="Arial" w:cs="Arial"/>
          <w:color w:val="000000" w:themeColor="text1"/>
          <w:sz w:val="22"/>
          <w:szCs w:val="22"/>
        </w:rPr>
        <w:t xml:space="preserve"> </w:t>
      </w:r>
      <w:r w:rsidRPr="7A435144">
        <w:rPr>
          <w:rFonts w:ascii="Arial" w:eastAsia="Arial" w:hAnsi="Arial" w:cs="Arial"/>
          <w:i/>
          <w:iCs/>
          <w:color w:val="000000" w:themeColor="text1"/>
          <w:sz w:val="22"/>
          <w:szCs w:val="22"/>
        </w:rPr>
        <w:t>M. chelonae</w:t>
      </w:r>
      <w:r w:rsidRPr="7A435144">
        <w:rPr>
          <w:rFonts w:ascii="Arial" w:eastAsia="Arial" w:hAnsi="Arial" w:cs="Arial"/>
          <w:color w:val="000000" w:themeColor="text1"/>
          <w:sz w:val="22"/>
          <w:szCs w:val="22"/>
        </w:rPr>
        <w:t xml:space="preserve"> is thought to drive non-protocol induced variation in zebrafish studies possibly as a result of dysbiosis, which can undercut experimental conclusions</w:t>
      </w:r>
      <w:r w:rsidR="0022329E" w:rsidRPr="7A435144">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{"citationID":"F0HPbfqC","properties":{"formattedCitation":"[35]","plainCitation":"[35]","noteIndex":0},"citationItems":[{"id":11100,"uris":["http://zotero.org/users/5603014/items/V9L3IEI2"],"itemData":{"id":11100,"type":"article-journal","abstract":"The zebraﬁsh (Danio rerio) has become a very important animal model in biomedical research. In contrast with other models, such as mice, there has been relatively little documentation or control of subclinical disease in zebraﬁsh research facilities. Several infectious and noninfectious conditions are consistently detected by histopathology in apparently healthy D. rerio. The most commonly observed infectious agent in zebraﬁsh is Pseudoloma neurophilia, which is a microsporidian organism that targets the central nervous system, peripheral nerves, and occasionally other tissues. Mycobacteriosis, caused by Mycobacterium chelonae and other species, is also a frequent ﬁnding. Less commonly encountered agents include Pseudocapillaria tomentosa, which can cause extensive proliferative enteritis, and a myxozoan (Myxidium sp.) that inhabits the urinary tract but appears to cause few if any pathological changes. Noninfectious diseases that are often clinically unapparent in zebraﬁsh include hepatic megalocytosis, bile and pancreatic ductal proliferation, and neoplasms of the ultimobranchial gland, gastrointestinal tract, and testis. To date, there is little information on the degree to which these conditions may impact research in subclinically affected ﬁsh, but there is reason to believe that they should be considered as potentially signiﬁcant causes of nonprotocol variation in experiments. Therefore, it is imperative that research facilities monitor their stocks for the presence of these occult diseases and be aware of their existence when interpreting study results. Furthermore, for underlying disease conditions that cannot be readily eradicated, it is essential to determine the physiological and immunological changes that they elicit in zebraﬁsh. Understanding the cause, modes of transmission, and distribution of the pathogens would provide useful information for the development of control and prevention strategies.","container-title":"ILAR Journal","DOI":"10.1093/ilar.53.2.126","ISSN":"1084-2020","issue":"2","journalAbbreviation":"ILAR Journal","language":"en","page":"126-134","source":"DOI.org (Crossref)","title":"Documented and Potential Research Impacts of Subclinical Diseases in Zebrafish","volume":"53","author":[{"family":"Kent","given":"M. L."},{"family":"Harper","given":"C."},{"family":"Wolf","given":"J. C."}],"issued":{"date-parts":[["2012",6,1]]},"citation-key":"kent2012a"}}],"schema":"https://github.com/citation-style-language/schema/raw/master/csl-citation.json"} </w:instrText>
      </w:r>
      <w:r w:rsidR="0022329E" w:rsidRPr="7A435144">
        <w:rPr>
          <w:rFonts w:ascii="Arial" w:eastAsia="Arial" w:hAnsi="Arial" w:cs="Arial"/>
          <w:color w:val="000000" w:themeColor="text1"/>
          <w:sz w:val="22"/>
          <w:szCs w:val="22"/>
        </w:rPr>
        <w:fldChar w:fldCharType="separate"/>
      </w:r>
      <w:r w:rsidR="00F006AF">
        <w:rPr>
          <w:rFonts w:ascii="Arial" w:eastAsia="Arial" w:hAnsi="Arial" w:cs="Arial"/>
          <w:noProof/>
          <w:color w:val="000000" w:themeColor="text1"/>
          <w:sz w:val="22"/>
          <w:szCs w:val="22"/>
        </w:rPr>
        <w:t>[35]</w:t>
      </w:r>
      <w:r w:rsidR="0022329E" w:rsidRPr="7A435144">
        <w:rPr>
          <w:rFonts w:ascii="Arial" w:eastAsia="Arial" w:hAnsi="Arial" w:cs="Arial"/>
          <w:color w:val="000000" w:themeColor="text1"/>
          <w:sz w:val="22"/>
          <w:szCs w:val="22"/>
        </w:rPr>
        <w:fldChar w:fldCharType="end"/>
      </w:r>
      <w:r w:rsidRPr="7A435144">
        <w:rPr>
          <w:rFonts w:ascii="Arial" w:eastAsia="Arial" w:hAnsi="Arial" w:cs="Arial"/>
          <w:color w:val="000000" w:themeColor="text1"/>
          <w:sz w:val="22"/>
          <w:szCs w:val="22"/>
        </w:rPr>
        <w:t>.</w:t>
      </w:r>
    </w:p>
    <w:p w14:paraId="66C31B38" w14:textId="77777777" w:rsidR="00250289" w:rsidRDefault="00250289" w:rsidP="00D0661F">
      <w:pPr>
        <w:spacing w:line="480" w:lineRule="auto"/>
        <w:rPr>
          <w:rFonts w:ascii="Arial" w:eastAsia="Arial" w:hAnsi="Arial" w:cs="Arial"/>
          <w:color w:val="000000" w:themeColor="text1"/>
          <w:sz w:val="22"/>
          <w:szCs w:val="22"/>
        </w:rPr>
      </w:pPr>
    </w:p>
    <w:p w14:paraId="700988A7" w14:textId="5D396FF2" w:rsidR="00A34D5D" w:rsidRPr="00890188" w:rsidRDefault="00C0118C" w:rsidP="00D0661F">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Our results contrast our prior work that found exposure to an intestinal helminth was associated with an increase in microbiome diversity</w:t>
      </w:r>
      <w:r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{"citationID":"XSUlZCPh","properties":{"formattedCitation":"[22]","plainCitation":"[22]","noteIndex":0},"citationItems":[{"id":15,"uris":["http://zotero.org/users/5603014/items/2Z79FQGP"],"itemData":{"id":15,"type":"article-journal","abstract":"Helminth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[22]</w:t>
      </w:r>
      <w:r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t>
      </w:r>
      <w:r w:rsidR="7593FD0B" w:rsidRPr="00890188">
        <w:rPr>
          <w:rFonts w:ascii="Arial" w:eastAsia="Arial" w:hAnsi="Arial" w:cs="Arial"/>
          <w:color w:val="000000" w:themeColor="text1"/>
          <w:sz w:val="22"/>
          <w:szCs w:val="22"/>
        </w:rPr>
        <w:t xml:space="preserve">One possible explanation for </w:t>
      </w:r>
      <w:r w:rsidR="004C70E7" w:rsidRPr="00890188">
        <w:rPr>
          <w:rFonts w:ascii="Arial" w:eastAsia="Arial" w:hAnsi="Arial" w:cs="Arial"/>
          <w:color w:val="000000" w:themeColor="text1"/>
          <w:sz w:val="22"/>
          <w:szCs w:val="22"/>
        </w:rPr>
        <w:t xml:space="preserve">this discrepancy is our prior study investigated an intestinal helminth which may have different impacts on the gut microbiome </w:t>
      </w:r>
      <w:r w:rsidR="00522B6E" w:rsidRPr="00890188">
        <w:rPr>
          <w:rFonts w:ascii="Arial" w:eastAsia="Arial" w:hAnsi="Arial" w:cs="Arial"/>
          <w:color w:val="000000" w:themeColor="text1"/>
          <w:sz w:val="22"/>
          <w:szCs w:val="22"/>
        </w:rPr>
        <w:t xml:space="preserve">associated with differences in intestinal lesion </w:t>
      </w:r>
      <w:r w:rsidR="004C70E7" w:rsidRPr="00890188">
        <w:rPr>
          <w:rFonts w:ascii="Arial" w:eastAsia="Arial" w:hAnsi="Arial" w:cs="Arial"/>
          <w:color w:val="000000" w:themeColor="text1"/>
          <w:sz w:val="22"/>
          <w:szCs w:val="22"/>
        </w:rPr>
        <w:t xml:space="preserve">to that of a pathogenic bacterial species. </w:t>
      </w:r>
      <w:r w:rsidR="00522B6E" w:rsidRPr="00890188">
        <w:rPr>
          <w:rFonts w:ascii="Arial" w:eastAsia="Arial" w:hAnsi="Arial" w:cs="Arial"/>
          <w:color w:val="000000" w:themeColor="text1"/>
          <w:sz w:val="22"/>
          <w:szCs w:val="22"/>
        </w:rPr>
        <w:t xml:space="preserve">For example, the nematode </w:t>
      </w:r>
      <w:r w:rsidR="00522B6E" w:rsidRPr="00890188">
        <w:rPr>
          <w:rFonts w:ascii="Arial" w:eastAsia="Arial" w:hAnsi="Arial" w:cs="Arial"/>
          <w:i/>
          <w:color w:val="000000" w:themeColor="text1"/>
          <w:sz w:val="22"/>
          <w:szCs w:val="22"/>
        </w:rPr>
        <w:t>Pseudocapillaria tomentosa</w:t>
      </w:r>
      <w:r w:rsidR="00522B6E" w:rsidRPr="00890188">
        <w:rPr>
          <w:rFonts w:ascii="Arial" w:eastAsia="Arial" w:hAnsi="Arial" w:cs="Arial"/>
          <w:color w:val="000000" w:themeColor="text1"/>
          <w:sz w:val="22"/>
          <w:szCs w:val="22"/>
        </w:rPr>
        <w:t xml:space="preserve"> penetrates the intestinal epithelium and causes profound pathologic changes</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{"citationID":"vljj4Fw7","properties":{"formattedCitation":"[22]","plainCitation":"[22]","noteIndex":0},"citationItems":[{"id":15,"uris":["http://zotero.org/users/5603014/items/2Z79FQGP"],"itemData":{"id":15,"type":"article-journal","abstract":"Helminth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[22]</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whereas disease caused by </w:t>
      </w:r>
      <w:r w:rsidR="00596ECB" w:rsidRPr="00D2200D">
        <w:rPr>
          <w:rFonts w:ascii="Arial" w:eastAsia="Arial" w:hAnsi="Arial"/>
          <w:i/>
          <w:color w:val="000000" w:themeColor="text1"/>
          <w:sz w:val="22"/>
        </w:rPr>
        <w:t>Mycobacterium</w:t>
      </w:r>
      <w:r w:rsidR="00522B6E" w:rsidRPr="00890188">
        <w:rPr>
          <w:rFonts w:ascii="Arial" w:eastAsia="Arial" w:hAnsi="Arial" w:cs="Arial"/>
          <w:color w:val="000000" w:themeColor="text1"/>
          <w:sz w:val="22"/>
          <w:szCs w:val="22"/>
        </w:rPr>
        <w:t xml:space="preserve"> species in zebrafish are characterized by </w:t>
      </w:r>
      <w:del w:id="221" w:author="Sieler Jr, Michael James" w:date="2023-06-13T12:11:00Z">
        <w:r w:rsidR="00522B6E" w:rsidRPr="00890188">
          <w:rPr>
            <w:rFonts w:ascii="Arial" w:eastAsia="Arial" w:hAnsi="Arial" w:cs="Arial"/>
            <w:color w:val="000000" w:themeColor="text1"/>
            <w:sz w:val="22"/>
            <w:szCs w:val="22"/>
          </w:rPr>
          <w:delText>extra-intestinal</w:delText>
        </w:r>
      </w:del>
      <w:ins w:id="222" w:author="Sieler Jr, Michael James" w:date="2023-06-13T12:11:00Z">
        <w:r w:rsidR="0033047B">
          <w:rPr>
            <w:rFonts w:ascii="Arial" w:eastAsia="Arial" w:hAnsi="Arial" w:cs="Arial"/>
            <w:color w:val="000000" w:themeColor="text1"/>
            <w:sz w:val="22"/>
            <w:szCs w:val="22"/>
          </w:rPr>
          <w:t>extraintestinal</w:t>
        </w:r>
      </w:ins>
      <w:r w:rsidR="00522B6E" w:rsidRPr="00890188">
        <w:rPr>
          <w:rFonts w:ascii="Arial" w:eastAsia="Arial" w:hAnsi="Arial" w:cs="Arial"/>
          <w:color w:val="000000" w:themeColor="text1"/>
          <w:sz w:val="22"/>
          <w:szCs w:val="22"/>
        </w:rPr>
        <w:t xml:space="preserve"> infections</w:t>
      </w:r>
      <w:r w:rsidR="003F7B03">
        <w:rPr>
          <w:rFonts w:ascii="Arial" w:eastAsia="Arial" w:hAnsi="Arial" w:cs="Arial"/>
          <w:color w:val="000000" w:themeColor="text1"/>
          <w:sz w:val="22"/>
          <w:szCs w:val="22"/>
        </w:rPr>
        <w:t xml:space="preserve"> and lesions </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{"citationID":"WNT02rRI","properties":{"formattedCitation":"[25]","plainCitation":"[25]","noteIndex":0},"citationItems":[{"id":4639,"uris":["http://zotero.org/users/5603014/items/HJ6PQN2U"],"itemData":{"id":4639,"type":"article-journal","abstract":"During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F60CEF">
        <w:rPr>
          <w:rFonts w:ascii="Arial" w:hAnsi="Arial" w:cs="Arial"/>
          <w:color w:val="000000"/>
          <w:sz w:val="22"/>
          <w:szCs w:val="22"/>
        </w:rPr>
        <w:t>[25]</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t>
      </w:r>
      <w:r w:rsidR="00596ECB">
        <w:rPr>
          <w:rFonts w:ascii="Arial" w:eastAsia="Arial" w:hAnsi="Arial" w:cs="Arial"/>
          <w:i/>
          <w:iCs/>
          <w:color w:val="000000" w:themeColor="text1"/>
          <w:sz w:val="22"/>
          <w:szCs w:val="22"/>
        </w:rPr>
        <w:t>Mycobacterium</w:t>
      </w:r>
      <w:r w:rsidR="7593FD0B" w:rsidRPr="00890188">
        <w:rPr>
          <w:rFonts w:ascii="Arial" w:eastAsia="Arial" w:hAnsi="Arial" w:cs="Arial"/>
          <w:color w:val="000000" w:themeColor="text1"/>
          <w:sz w:val="22"/>
          <w:szCs w:val="22"/>
        </w:rPr>
        <w:t xml:space="preserve"> </w:t>
      </w:r>
      <w:r w:rsidR="00522B6E" w:rsidRPr="00890188">
        <w:rPr>
          <w:rFonts w:ascii="Arial" w:eastAsia="Arial" w:hAnsi="Arial" w:cs="Arial"/>
          <w:color w:val="000000" w:themeColor="text1"/>
          <w:sz w:val="22"/>
          <w:szCs w:val="22"/>
        </w:rPr>
        <w:t>spp</w:t>
      </w:r>
      <w:r w:rsidR="00D25CCC">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in zebrafish are </w:t>
      </w:r>
      <w:r w:rsidR="7593FD0B" w:rsidRPr="00890188">
        <w:rPr>
          <w:rFonts w:ascii="Arial" w:eastAsia="Arial" w:hAnsi="Arial" w:cs="Arial"/>
          <w:color w:val="000000" w:themeColor="text1"/>
          <w:sz w:val="22"/>
          <w:szCs w:val="22"/>
        </w:rPr>
        <w:t xml:space="preserve">hypothesized to be introduced early in life through </w:t>
      </w:r>
      <w:r w:rsidR="00522B6E" w:rsidRPr="00890188">
        <w:rPr>
          <w:rFonts w:ascii="Arial" w:eastAsia="Arial" w:hAnsi="Arial" w:cs="Arial"/>
          <w:color w:val="000000" w:themeColor="text1"/>
          <w:sz w:val="22"/>
          <w:szCs w:val="22"/>
        </w:rPr>
        <w:t>ingestion, including diet</w:t>
      </w:r>
      <w:r w:rsidR="00BE3C4A" w:rsidRPr="00890188">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{"citationID":"eGOtuyhs","properties":{"formattedCitation":"[28, 36]","plainCitation":"[28, 36]","noteIndex":0},"citationItems":[{"id":4634,"uris":["http://zotero.org/users/5603014/items/US3ZDRNH"],"itemData":{"id":4634,"type":"article-journal","abstract":"The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M."}],"issued":{"date-parts":[["2019"]]},"citation-key":"chang2019"}},{"id":7156,"uris":["http://zotero.org/users/5603014/items/YNUE48SN"],"itemData":{"id":7156,"type":"article-journal","abstract":"Mycobacterial infections in laboratory zebrafish (Danio rerio) are common and widespread in research colonies. Mycobacteria within free living amoebae have been shown to be transmission vectors for mycobacteriosis. Paramecium caudatum are commonly used as a first food for zebrafish, and we investigated this ciliate’s potential to serve as a vector of Mycobacterium marinum and M. chelonae. The ability of live P. caudatum to transmit these mycobacteria to larval, juvenile and adult zebrafish was evaluated. Infections were defined by histologic observation of granulomas containing acid-fast bacteria in extraintestinal locations. In both experiments, fish fed paramecia containing mycobacteria became infected at a higher incidence than controls. Larvae (exposed at 4 days post hatch) fed paramecia with M. marinum exhibited an incidence of 30% (24/80) and juveniles (exposed at 21 days post hatch) showed 31% incidence (14/45). Adult fish fed a gelatin food matrix containing mycobacteria within paramecia or mycobacteria alone for 2 wk resulted in infections when examined 8 wk after exposure as follows: M. marinum OSU 214 47% (21/45), M. marinum CH 47% (9/19), M. chelonae 38% (5/13). In contrast, fish feed mycobacteria alone in this diet did not become infected, except for 2 fish (5%) in the M. marinum OSU 214 low dose group. These results demonstrate that Paramecium caudatum can act as a vector for mycobacteria. This provides a useful animal model for evaluation of natural mycobacterial infections and demonstrates the possibility of mycobacterial transmission in zebrafish facilities via contaminated paramecia cultures.","container-title":"Diseases of aquatic organisms","DOI":"10.3354/dao02649","ISSN":"0177-5103","issue":"3","journalAbbreviation":"Dis Aquat Organ","note":"PMID: 24192000\nPMCID: PMC4155924","page":"229-239","source":"PubMed Central","title":"Paramecium caudatum enhances transmission and infectivity of Mycobacterium marinum and Mycobacterium chelonae in zebrafish (Danio rerio)","volume":"106","author":[{"family":"Peterson","given":"Tracy S."},{"family":"Ferguson","given":"Jayde A."},{"family":"Watral","given":"Virginia G."},{"family":"Mutoji","given":"K. Nadine"},{"family":"Ennis","given":"Don G."},{"family":"Kent","given":"Michael L."}],"issued":{"date-parts":[["2013",11,6]]},"citation-key":"peterson2013"}}],"schema":"https://github.com/citation-style-language/schema/raw/master/csl-citation.json"} </w:instrText>
      </w:r>
      <w:r w:rsidR="00BE3C4A" w:rsidRPr="00890188">
        <w:rPr>
          <w:rFonts w:ascii="Arial" w:eastAsia="Arial" w:hAnsi="Arial" w:cs="Arial"/>
          <w:color w:val="000000" w:themeColor="text1"/>
          <w:sz w:val="22"/>
          <w:szCs w:val="22"/>
        </w:rPr>
        <w:fldChar w:fldCharType="separate"/>
      </w:r>
      <w:r w:rsidR="00F006AF">
        <w:rPr>
          <w:rFonts w:ascii="Arial" w:hAnsi="Arial" w:cs="Arial"/>
          <w:color w:val="000000"/>
          <w:sz w:val="22"/>
          <w:szCs w:val="22"/>
        </w:rPr>
        <w:t>[28, 36]</w:t>
      </w:r>
      <w:r w:rsidR="00BE3C4A" w:rsidRPr="00890188">
        <w:rPr>
          <w:rFonts w:ascii="Arial" w:eastAsia="Arial" w:hAnsi="Arial" w:cs="Arial"/>
          <w:color w:val="000000" w:themeColor="text1"/>
          <w:sz w:val="22"/>
          <w:szCs w:val="22"/>
        </w:rPr>
        <w:fldChar w:fldCharType="end"/>
      </w:r>
      <w:r w:rsidR="00BE3C4A" w:rsidRPr="00890188">
        <w:rPr>
          <w:rFonts w:ascii="Arial" w:eastAsia="Arial" w:hAnsi="Arial" w:cs="Arial"/>
          <w:color w:val="000000" w:themeColor="text1"/>
          <w:sz w:val="22"/>
          <w:szCs w:val="22"/>
        </w:rPr>
        <w:t>,</w:t>
      </w:r>
      <w:r w:rsidR="7593FD0B" w:rsidRPr="00890188">
        <w:rPr>
          <w:rFonts w:ascii="Arial" w:eastAsia="Arial" w:hAnsi="Arial" w:cs="Arial"/>
          <w:color w:val="000000" w:themeColor="text1"/>
          <w:sz w:val="22"/>
          <w:szCs w:val="22"/>
        </w:rPr>
        <w:t xml:space="preserve"> while fish in our study were exposed </w:t>
      </w:r>
      <w:r w:rsidR="004C46C0" w:rsidRPr="00890188">
        <w:rPr>
          <w:rFonts w:ascii="Arial" w:eastAsia="Arial" w:hAnsi="Arial" w:cs="Arial"/>
          <w:color w:val="000000" w:themeColor="text1"/>
          <w:sz w:val="22"/>
          <w:szCs w:val="22"/>
        </w:rPr>
        <w:t xml:space="preserve">by injection </w:t>
      </w:r>
      <w:r w:rsidR="7593FD0B" w:rsidRPr="00890188">
        <w:rPr>
          <w:rFonts w:ascii="Arial" w:eastAsia="Arial" w:hAnsi="Arial" w:cs="Arial"/>
          <w:color w:val="000000" w:themeColor="text1"/>
          <w:sz w:val="22"/>
          <w:szCs w:val="22"/>
        </w:rPr>
        <w:t>in</w:t>
      </w:r>
      <w:r w:rsidR="004C70E7" w:rsidRPr="00890188">
        <w:rPr>
          <w:rFonts w:ascii="Arial" w:eastAsia="Arial" w:hAnsi="Arial" w:cs="Arial"/>
          <w:color w:val="000000" w:themeColor="text1"/>
          <w:sz w:val="22"/>
          <w:szCs w:val="22"/>
        </w:rPr>
        <w:t>to</w:t>
      </w:r>
      <w:r w:rsidR="7593FD0B" w:rsidRPr="00890188">
        <w:rPr>
          <w:rFonts w:ascii="Arial" w:eastAsia="Arial" w:hAnsi="Arial" w:cs="Arial"/>
          <w:color w:val="000000" w:themeColor="text1"/>
          <w:sz w:val="22"/>
          <w:szCs w:val="22"/>
        </w:rPr>
        <w:t xml:space="preserve"> their coelomic cavities at adulthood when their gut microbiomes have been firmly established.</w:t>
      </w:r>
      <w:r w:rsidR="004C70E7" w:rsidRPr="00890188">
        <w:rPr>
          <w:rFonts w:ascii="Arial" w:eastAsia="Arial" w:hAnsi="Arial" w:cs="Arial"/>
          <w:color w:val="000000" w:themeColor="text1"/>
          <w:sz w:val="22"/>
          <w:szCs w:val="22"/>
        </w:rPr>
        <w:t xml:space="preserve"> Priority effects may have hindered the injected species of </w:t>
      </w:r>
      <w:r w:rsidR="00596ECB">
        <w:rPr>
          <w:rFonts w:ascii="Arial" w:eastAsia="Arial" w:hAnsi="Arial" w:cs="Arial"/>
          <w:i/>
          <w:iCs/>
          <w:color w:val="000000" w:themeColor="text1"/>
          <w:sz w:val="22"/>
          <w:szCs w:val="22"/>
        </w:rPr>
        <w:t>Mycobacterium</w:t>
      </w:r>
      <w:r w:rsidR="004C70E7" w:rsidRPr="00890188">
        <w:rPr>
          <w:rFonts w:ascii="Arial" w:eastAsia="Arial" w:hAnsi="Arial" w:cs="Arial"/>
          <w:color w:val="000000" w:themeColor="text1"/>
          <w:sz w:val="22"/>
          <w:szCs w:val="22"/>
        </w:rPr>
        <w:t xml:space="preserve"> from more substantially altering the gut microbiome </w:t>
      </w:r>
      <w:r w:rsidR="00B561E3" w:rsidRPr="00890188">
        <w:rPr>
          <w:rFonts w:ascii="Arial" w:eastAsia="Arial" w:hAnsi="Arial" w:cs="Arial"/>
          <w:color w:val="000000" w:themeColor="text1"/>
          <w:sz w:val="22"/>
          <w:szCs w:val="22"/>
        </w:rPr>
        <w:t>at adulthood than</w:t>
      </w:r>
      <w:r w:rsidR="008F6273" w:rsidRPr="00890188">
        <w:rPr>
          <w:rFonts w:ascii="Arial" w:eastAsia="Arial" w:hAnsi="Arial" w:cs="Arial"/>
          <w:color w:val="000000" w:themeColor="text1"/>
          <w:sz w:val="22"/>
          <w:szCs w:val="22"/>
        </w:rPr>
        <w:t xml:space="preserve"> if</w:t>
      </w:r>
      <w:r w:rsidR="004C70E7" w:rsidRPr="00890188">
        <w:rPr>
          <w:rFonts w:ascii="Arial" w:eastAsia="Arial" w:hAnsi="Arial" w:cs="Arial"/>
          <w:color w:val="000000" w:themeColor="text1"/>
          <w:sz w:val="22"/>
          <w:szCs w:val="22"/>
        </w:rPr>
        <w:t xml:space="preserve"> it </w:t>
      </w:r>
      <w:r w:rsidR="008F6273" w:rsidRPr="00890188">
        <w:rPr>
          <w:rFonts w:ascii="Arial" w:eastAsia="Arial" w:hAnsi="Arial" w:cs="Arial"/>
          <w:color w:val="000000" w:themeColor="text1"/>
          <w:sz w:val="22"/>
          <w:szCs w:val="22"/>
        </w:rPr>
        <w:t xml:space="preserve">had </w:t>
      </w:r>
      <w:r w:rsidR="004C70E7" w:rsidRPr="00890188">
        <w:rPr>
          <w:rFonts w:ascii="Arial" w:eastAsia="Arial" w:hAnsi="Arial" w:cs="Arial"/>
          <w:color w:val="000000" w:themeColor="text1"/>
          <w:sz w:val="22"/>
          <w:szCs w:val="22"/>
        </w:rPr>
        <w:t>been introduced through a natural route</w:t>
      </w:r>
      <w:r w:rsidR="003E3C65" w:rsidRPr="00890188">
        <w:rPr>
          <w:rFonts w:ascii="Arial" w:eastAsia="Arial" w:hAnsi="Arial" w:cs="Arial"/>
          <w:color w:val="000000" w:themeColor="text1"/>
          <w:sz w:val="22"/>
          <w:szCs w:val="22"/>
        </w:rPr>
        <w:t xml:space="preserve"> </w:t>
      </w:r>
      <w:r w:rsidR="00F86CE9" w:rsidRPr="00890188">
        <w:rPr>
          <w:rFonts w:ascii="Arial" w:eastAsia="Arial" w:hAnsi="Arial" w:cs="Arial"/>
          <w:color w:val="000000" w:themeColor="text1"/>
          <w:sz w:val="22"/>
          <w:szCs w:val="22"/>
        </w:rPr>
        <w:t xml:space="preserve">during </w:t>
      </w:r>
      <w:r w:rsidR="0033047B">
        <w:rPr>
          <w:rFonts w:ascii="Arial" w:eastAsia="Arial" w:hAnsi="Arial" w:cs="Arial"/>
          <w:color w:val="000000" w:themeColor="text1"/>
          <w:sz w:val="22"/>
          <w:szCs w:val="22"/>
        </w:rPr>
        <w:t>early</w:t>
      </w:r>
      <w:del w:id="223" w:author="Sieler Jr, Michael James" w:date="2023-06-13T12:11:00Z">
        <w:r w:rsidR="00F86CE9" w:rsidRPr="00890188">
          <w:rPr>
            <w:rFonts w:ascii="Arial" w:eastAsia="Arial" w:hAnsi="Arial" w:cs="Arial"/>
            <w:color w:val="000000" w:themeColor="text1"/>
            <w:sz w:val="22"/>
            <w:szCs w:val="22"/>
          </w:rPr>
          <w:delText>-</w:delText>
        </w:r>
      </w:del>
      <w:ins w:id="224" w:author="Sieler Jr, Michael James" w:date="2023-06-13T12:11:00Z">
        <w:r w:rsidR="0033047B">
          <w:rPr>
            <w:rFonts w:ascii="Arial" w:eastAsia="Arial" w:hAnsi="Arial" w:cs="Arial"/>
            <w:color w:val="000000" w:themeColor="text1"/>
            <w:sz w:val="22"/>
            <w:szCs w:val="22"/>
          </w:rPr>
          <w:t xml:space="preserve"> </w:t>
        </w:r>
      </w:ins>
      <w:r w:rsidR="0033047B">
        <w:rPr>
          <w:rFonts w:ascii="Arial" w:eastAsia="Arial" w:hAnsi="Arial" w:cs="Arial"/>
          <w:color w:val="000000" w:themeColor="text1"/>
          <w:sz w:val="22"/>
          <w:szCs w:val="22"/>
        </w:rPr>
        <w:t>life</w:t>
      </w:r>
      <w:r w:rsidR="00F86CE9" w:rsidRPr="00890188">
        <w:rPr>
          <w:rFonts w:ascii="Arial" w:eastAsia="Arial" w:hAnsi="Arial" w:cs="Arial"/>
          <w:color w:val="000000" w:themeColor="text1"/>
          <w:sz w:val="22"/>
          <w:szCs w:val="22"/>
        </w:rPr>
        <w:t xml:space="preserve"> microbiome assembly</w:t>
      </w:r>
      <w:r w:rsidR="004C70E7" w:rsidRPr="00890188">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{"citationID":"D3yFEFQM","properties":{"formattedCitation":"[36]","plainCitation":"[36]","dontUpdate":true,"noteIndex":0},"citationItems":[{"id":7202,"uris":["http://zotero.org/users/5603014/items/HUFB4EXT"],"itemData":{"id":7202,"type":"article-journal","abstract":"The zebraﬁsh, Danio rerio, is a powerful model for studying bacterial colonization of the vertebrate intestine, but the genes required by commensal bacteria to colonize the zebraﬁsh gut have not yet been interrogated on a genome-wide level. Here we apply a high-throughput transposon mutagenesis screen to Aeromonas veronii Hm21 and Vibrio sp. strain ZWU0020 during their colonization of the zebraﬁsh intestine alone and in competition with each other, as well as in different colonization orders. We use these transposon-tagged libraries to track bacterial population sizes in different colonization regimes and to identify gene functions required during these processes. We show that intraspeciﬁc, but not interspeciﬁc, competition with a previously established bacterial population greatly reduces the ability of these two bacterial species to colonize. Further, using a simple binomial sampling model, we show that under conditions of interspeciﬁc competition, genes required for colonization cannot be identiﬁed because of the population bottleneck experienced by the second colonizer. When bacteria colonize the intestine alone or at the same time as the other species, we ﬁnd shared suites of functional requirements for colonization by the two species, including a prominent role for chemotaxis and motility, regardless of the presence of another species.","container-title":"mBio","DOI":"10.1128/mBio.01163-15","ISSN":"2161-2129, 2150-7511","issue":"6","journalAbbreviation":"mBio","language":"en","page":"e01163-15","source":"DOI.org (Crossref)","title":"Identification of Population Bottlenecks and Colonization Factors during Assembly of Bacterial Communities within the Zebrafish Intestine","volume":"6","author":[{"family":"Stephens","given":"W. Zac"},{"family":"Wiles","given":"Travis J."},{"family":"Martinez","given":"Emily S."},{"family":"Jemielita","given":"Matthew"},{"family":"Burns","given":"Adam R."},{"family":"Parthasarathy","given":"Raghuveer"},{"family":"Bohannan","given":"Brendan J. M."},{"family":"Guillemin","given":"Karen"}],"editor":[{"family":"Goodman","given":"Andrew"},{"family":"Losick","given":"Richard"}],"issued":{"date-parts":[["2015",12,31]]},"citation-key":"stephens2015"}}],"schema":"https://github.com/citation-style-language/schema/raw/master/csl-citation.json"} </w:instrText>
      </w:r>
      <w:r w:rsidR="004C70E7" w:rsidRPr="00890188">
        <w:rPr>
          <w:rFonts w:ascii="Arial" w:eastAsia="Arial" w:hAnsi="Arial" w:cs="Arial"/>
          <w:color w:val="000000" w:themeColor="text1"/>
          <w:sz w:val="22"/>
          <w:szCs w:val="22"/>
        </w:rPr>
        <w:fldChar w:fldCharType="separate"/>
      </w:r>
      <w:r w:rsidR="00596ECB">
        <w:rPr>
          <w:rFonts w:ascii="Arial" w:hAnsi="Arial" w:cs="Arial"/>
          <w:color w:val="000000"/>
          <w:sz w:val="22"/>
          <w:szCs w:val="22"/>
        </w:rPr>
        <w:t>[</w:t>
      </w:r>
      <w:r w:rsidR="00064BBF">
        <w:rPr>
          <w:rFonts w:ascii="Arial" w:hAnsi="Arial" w:cs="Arial"/>
          <w:color w:val="000000"/>
          <w:sz w:val="22"/>
          <w:szCs w:val="22"/>
        </w:rPr>
        <w:t xml:space="preserve">28, </w:t>
      </w:r>
      <w:r w:rsidR="00596ECB">
        <w:rPr>
          <w:rFonts w:ascii="Arial" w:hAnsi="Arial" w:cs="Arial"/>
          <w:color w:val="000000"/>
          <w:sz w:val="22"/>
          <w:szCs w:val="22"/>
        </w:rPr>
        <w:t>36]</w:t>
      </w:r>
      <w:r w:rsidR="004C70E7" w:rsidRPr="00890188">
        <w:rPr>
          <w:rFonts w:ascii="Arial" w:eastAsia="Arial" w:hAnsi="Arial" w:cs="Arial"/>
          <w:color w:val="000000" w:themeColor="text1"/>
          <w:sz w:val="22"/>
          <w:szCs w:val="22"/>
        </w:rPr>
        <w:fldChar w:fldCharType="end"/>
      </w:r>
      <w:r w:rsidR="004C70E7" w:rsidRPr="00890188">
        <w:rPr>
          <w:rFonts w:ascii="Arial" w:eastAsia="Arial" w:hAnsi="Arial" w:cs="Arial"/>
          <w:color w:val="000000" w:themeColor="text1"/>
          <w:sz w:val="22"/>
          <w:szCs w:val="22"/>
        </w:rPr>
        <w:t>.</w:t>
      </w:r>
      <w:r w:rsidR="00784A43" w:rsidRPr="00890188">
        <w:rPr>
          <w:rFonts w:ascii="Arial" w:eastAsia="Arial" w:hAnsi="Arial" w:cs="Arial"/>
          <w:color w:val="000000" w:themeColor="text1"/>
          <w:sz w:val="22"/>
          <w:szCs w:val="22"/>
        </w:rPr>
        <w:t xml:space="preserve"> Future work should consider using a natural mode of infection and exposing fish to a variety of pathogens to elucidate the gut microbiome's role in mediating pathogen exposure. Furthermore, b</w:t>
      </w:r>
      <w:r w:rsidR="7593FD0B" w:rsidRPr="00890188">
        <w:rPr>
          <w:rFonts w:ascii="Arial" w:eastAsia="Arial" w:hAnsi="Arial" w:cs="Arial"/>
          <w:color w:val="000000" w:themeColor="text1"/>
          <w:sz w:val="22"/>
          <w:szCs w:val="22"/>
        </w:rPr>
        <w:t xml:space="preserve">ecause we found that the effect of diet was far greater than pathogen exposure on shaping the gut microbiome, future studies must consider diet effects, as they may overwhelm infection effects. </w:t>
      </w:r>
    </w:p>
    <w:p w14:paraId="3082162B" w14:textId="77777777" w:rsidR="00812A09" w:rsidRPr="00890188" w:rsidRDefault="00812A09" w:rsidP="00D0661F">
      <w:pPr>
        <w:spacing w:line="480" w:lineRule="auto"/>
        <w:rPr>
          <w:rFonts w:ascii="Arial" w:hAnsi="Arial" w:cs="Arial"/>
          <w:sz w:val="22"/>
          <w:szCs w:val="22"/>
        </w:rPr>
      </w:pPr>
    </w:p>
    <w:p w14:paraId="0957892E" w14:textId="59FCA3CF" w:rsidR="7593FD0B" w:rsidRPr="00890188" w:rsidRDefault="7593FD0B" w:rsidP="003C0BCA">
      <w:pPr>
        <w:spacing w:line="480" w:lineRule="auto"/>
        <w:rPr>
          <w:rFonts w:ascii="Arial" w:hAnsi="Arial" w:cs="Arial"/>
          <w:sz w:val="22"/>
          <w:szCs w:val="22"/>
        </w:rPr>
      </w:pPr>
      <w:r w:rsidRPr="00890188">
        <w:rPr>
          <w:rFonts w:ascii="Arial" w:eastAsia="Arial" w:hAnsi="Arial" w:cs="Arial"/>
          <w:color w:val="000000" w:themeColor="text1"/>
          <w:sz w:val="22"/>
          <w:szCs w:val="22"/>
        </w:rPr>
        <w:t>In conclusion, we found diet is one of the most important factors driving variation in the zebrafish gut microbiome.</w:t>
      </w:r>
      <w:r w:rsidR="00BB7E67">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Unlike prior studies, including the extensive research conducted in mammalian models, that have evaluated dietary effects on the gut microbiome using diets that fundamentally differ in macronutrient composition, our work reveals that even relatively consistent diets that are commonly selected as normal husbandry practices elicit these large impacts on microbiome composition.</w:t>
      </w:r>
      <w:r w:rsidR="00A721F9">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While the zebrafish gut microbiome differs taxonomically from other animal systems, there is a substantial amount of shared functional capacity between zebrafish and mammal</w:t>
      </w:r>
      <w:r w:rsidR="001061AC" w:rsidRPr="00890188">
        <w:rPr>
          <w:rFonts w:ascii="Arial" w:eastAsia="Arial" w:hAnsi="Arial" w:cs="Arial"/>
          <w:color w:val="000000" w:themeColor="text1"/>
          <w:sz w:val="22"/>
          <w:szCs w:val="22"/>
        </w:rPr>
        <w:t>ian</w:t>
      </w:r>
      <w:r w:rsidRPr="00890188">
        <w:rPr>
          <w:rFonts w:ascii="Arial" w:eastAsia="Arial" w:hAnsi="Arial" w:cs="Arial"/>
          <w:color w:val="000000" w:themeColor="text1"/>
          <w:sz w:val="22"/>
          <w:szCs w:val="22"/>
        </w:rPr>
        <w:t xml:space="preserve"> gut microbiomes</w:t>
      </w:r>
      <w:r w:rsidR="00784A43" w:rsidRPr="00890188">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{"citationID":"rIV983Qj","properties":{"formattedCitation":"[38]","plainCitation":"[38]","noteIndex":0},"citationItems":[{"id":18,"uris":["http://zotero.org/users/5603014/items/866YIMR4"],"itemData":{"id":18,"type":"report","abstract":"Abstract\n          \n            Gut microbiome research increasingly utilizes zebrafish (\n            Danio rerio\n            ) given their amenability to high-throughput experimental designs. However, the utility of zebrafish for discerning translationally relevant host-microbiome interactions is constrained by a paucity of knowledge about the biological functions that zebrafish gut microbiota can execute, how these functions associate with zebrafish physiology, and the degree of homology between the genes encoded by the zebrafish and human gut microbiomes. To address this knowledge gap, we generated a foundational catalog of zebrafish gut microbiome genomic diversity consisting of 1,569,102 non-redundant genes from twenty-nine individual fish. We identified hundreds of novel microbial genes as well as dozens of biosynthetic gene clusters of potential clinical interest. The genomic diversity of the zebrafish gut microbiome varied significantly across diets and this variance associated with altered expression of intestinal genes involved in inflammation and immune activation. Zebrafish, mouse, and human fecal microbiomes shared &gt; 50% of their total genomic diversity and the vast majority of gene family abundance for each individual metagenome (</w:instrText>
      </w:r>
      <w:r w:rsidR="00F006AF">
        <w:rPr>
          <w:rFonts w:ascii="Cambria Math" w:eastAsia="Arial" w:hAnsi="Cambria Math" w:cs="Cambria Math"/>
          <w:color w:val="000000" w:themeColor="text1"/>
          <w:sz w:val="22"/>
          <w:szCs w:val="22"/>
        </w:rPr>
        <w:instrText>∼</w:instrText>
      </w:r>
      <w:r w:rsidR="00F006AF">
        <w:rPr>
          <w:rFonts w:ascii="Arial" w:eastAsia="Arial" w:hAnsi="Arial" w:cs="Arial"/>
          <w:color w:val="000000" w:themeColor="text1"/>
          <w:sz w:val="22"/>
          <w:szCs w:val="22"/>
        </w:rPr>
        <w:instrText xml:space="preserve">99%) was accounted for by genes that comprised this shared fraction. These results indicate that the zebrafish gut houses a functionally diverse microbial community that manifests extensive homology to that of humans and mice despite substantial disparities in taxonomic composition. We anticipate that the gene catalog developed here will enable future mechanistic study of host-microbiome interactions using the zebrafish model.\n          \n          \n            Importance\n            Zebrafish have emerged as an important model system for defining host-microbiome interactions. However, the utility of this model is blunted by limited insight into the functions that are carried by zebrafish gut microbiota, their relationship with zebrafish physiology, and their consistency with the functions carried by human gut microbiota. To address these limitations, we constructed the first genomic database of zebrafish gut microbiome diversity. We use this novel resource to demonstrate that the genomic diversity of the zebrafish gut microbiome varies with diet and this variance links with altered intestinal gene expression. We also identify substantial homology between zebrafish, human, and mouse metagenomic diversity, indicating that these microbiomes may operate similarly.","genre":"preprint","language":"en","note":"DOI: 10.1101/2020.06.15.153924","publisher":"Microbiology","source":"DOI.org (Crossref)","title":"An integrated gene catalog of the zebrafish gut microbiome reveals significant homology with mammalian microbiomes","URL":"http://biorxiv.org/lookup/doi/10.1101/2020.06.15.153924","author":[{"family":"Gaulke","given":"Christopher A."},{"family":"Beaver","given":"Laura M."},{"family":"Armour","given":"Courtney R."},{"family":"Humphreys","given":"Ian R."},{"family":"Barton","given":"Carrie L."},{"family":"Tanguay","given":"Robyn L."},{"family":"Ho","given":"Emily"},{"family":"Sharpton","given":"Thomas J."}],"accessed":{"date-parts":[["2021",6,8]]},"issued":{"date-parts":[["2020",6,16]]},"citation-key":"gaulke2020"}}],"schema":"https://github.com/citation-style-language/schema/raw/master/csl-citation.json"} </w:instrText>
      </w:r>
      <w:r w:rsidR="00784A43" w:rsidRPr="00890188">
        <w:rPr>
          <w:rFonts w:ascii="Arial" w:eastAsia="Arial" w:hAnsi="Arial" w:cs="Arial"/>
          <w:color w:val="000000" w:themeColor="text1"/>
          <w:sz w:val="22"/>
          <w:szCs w:val="22"/>
        </w:rPr>
        <w:fldChar w:fldCharType="separate"/>
      </w:r>
      <w:r w:rsidR="00F006AF">
        <w:rPr>
          <w:rFonts w:ascii="Arial" w:hAnsi="Arial" w:cs="Arial"/>
          <w:color w:val="000000"/>
          <w:sz w:val="22"/>
          <w:szCs w:val="22"/>
        </w:rPr>
        <w:t>[38]</w:t>
      </w:r>
      <w:r w:rsidR="00784A43"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Consequently, the taxa-specific associations we found here may not </w:t>
      </w:r>
      <w:r w:rsidR="001061AC" w:rsidRPr="00890188">
        <w:rPr>
          <w:rFonts w:ascii="Arial" w:eastAsia="Arial" w:hAnsi="Arial" w:cs="Arial"/>
          <w:color w:val="000000" w:themeColor="text1"/>
          <w:sz w:val="22"/>
          <w:szCs w:val="22"/>
        </w:rPr>
        <w:t xml:space="preserve">directly </w:t>
      </w:r>
      <w:r w:rsidRPr="00890188">
        <w:rPr>
          <w:rFonts w:ascii="Arial" w:eastAsia="Arial" w:hAnsi="Arial" w:cs="Arial"/>
          <w:color w:val="000000" w:themeColor="text1"/>
          <w:sz w:val="22"/>
          <w:szCs w:val="22"/>
        </w:rPr>
        <w:t>translate to other animal systems, but the interactions between the microbiome, diet and pathogen exposure may be similar.</w:t>
      </w:r>
      <w:r w:rsidR="00B83C83">
        <w:rPr>
          <w:rFonts w:ascii="Arial" w:eastAsia="Arial" w:hAnsi="Arial" w:cs="Arial"/>
          <w:color w:val="000000" w:themeColor="text1"/>
          <w:sz w:val="22"/>
          <w:szCs w:val="22"/>
        </w:rPr>
        <w:t xml:space="preserve"> Notably, our work used fecal samples, which may not appropriately reflect all members of the zebrafish gut microbiome, in particular mucosa associated taxa. Therefore, mucosal populations of microbiota may manifest different patterns with response to diet compared to taxa we observed in the fecal microbiota</w:t>
      </w:r>
      <w:r w:rsidR="00954AA8">
        <w:rPr>
          <w:rFonts w:ascii="Arial" w:eastAsia="Arial" w:hAnsi="Arial" w:cs="Arial"/>
          <w:color w:val="000000" w:themeColor="text1"/>
          <w:sz w:val="22"/>
          <w:szCs w:val="22"/>
        </w:rPr>
        <w:fldChar w:fldCharType="begin"/>
      </w:r>
      <w:r w:rsidR="00F006AF">
        <w:rPr>
          <w:rFonts w:ascii="Arial" w:eastAsia="Arial" w:hAnsi="Arial" w:cs="Arial"/>
          <w:color w:val="000000" w:themeColor="text1"/>
          <w:sz w:val="22"/>
          <w:szCs w:val="22"/>
        </w:rPr>
        <w:instrText xml:space="preserve"> ADDIN ZOTERO_ITEM CSL_CITATION {"citationID":"OxvNp21A","properties":{"formattedCitation":"[39]","plainCitation":"[39]","noteIndex":0},"citationItems":[{"id":1225,"uris":["http://zotero.org/users/5603014/items/8Q2TGIGX"],"itemData":{"id":1225,"type":"article-journal","abstract":"There is an increasing interest in the impact of feed on the fish gut microbiome. Most of the studies are based on sequencing the bacterial housekeeping gene 16S rRNA from extracted total DNA, including resident and non-resident live bacteria as well as dead bacteria. It has not been a common practice to include the feed as control, although it contains various nutritious ingredients that microorganisms can use before or after feed preparation. Thus, study designs using digesta as a proxy for the intestinal microbiome raise the concern that composition of the gut microbiome might be biased by carry-over of microbial DNA from the feed itself. Here we report analysis of 15 feeds and representative intestinal digesta of Atlantic salmon (Salmo salar) from five independent case studies. This allowed us to identify “feed microbiomes” that were microbially diverse and shared taxa with digesta microbiomes. Digesta-specific microbiomes were identified, though they were mainly enriched by a few taxa, such as Mycoplasma and Ruminococcaceae. Overall, findings are consistent with a model wherein gut microbial profiles are to a different degree influenced by bacterial DNA present in the feed itself through a “feed microbiome” carry-over effect.","container-title":"ISME Communications","DOI":"10.1038/s43705-022-00096-6","ISSN":"2730-6151","issue":"1","journalAbbreviation":"ISME COMMUN.","language":"en","license":"2022 The Author(s)","note":"number: 1\npublisher: Nature Publishing Group","page":"1-4","source":"www.nature.com","title":"Feed microbiome: confounding factor affecting fish gut microbiome studies","title-short":"Feed microbiome","volume":"2","author":[{"family":"Karlsen","given":"Christian"},{"family":"Tzimorotas","given":"Dimitrios"},{"family":"Robertsen","given":"Espen Mikal"},{"family":"Kirste","given":"Katrine Hånes"},{"family":"Bogevik","given":"André Sture"},{"family":"Rud","given":"Ida"}],"issued":{"date-parts":[["2022",2,2]]},"citation-key":"karlsen2022"}}],"schema":"https://github.com/citation-style-language/schema/raw/master/csl-citation.json"} </w:instrText>
      </w:r>
      <w:r w:rsidR="00954AA8">
        <w:rPr>
          <w:rFonts w:ascii="Arial" w:eastAsia="Arial" w:hAnsi="Arial" w:cs="Arial"/>
          <w:color w:val="000000" w:themeColor="text1"/>
          <w:sz w:val="22"/>
          <w:szCs w:val="22"/>
        </w:rPr>
        <w:fldChar w:fldCharType="separate"/>
      </w:r>
      <w:r w:rsidR="00F006AF">
        <w:rPr>
          <w:rFonts w:ascii="Arial" w:eastAsia="Arial" w:hAnsi="Arial" w:cs="Arial"/>
          <w:noProof/>
          <w:color w:val="000000" w:themeColor="text1"/>
          <w:sz w:val="22"/>
          <w:szCs w:val="22"/>
        </w:rPr>
        <w:t>[39]</w:t>
      </w:r>
      <w:r w:rsidR="00954AA8">
        <w:rPr>
          <w:rFonts w:ascii="Arial" w:eastAsia="Arial" w:hAnsi="Arial" w:cs="Arial"/>
          <w:color w:val="000000" w:themeColor="text1"/>
          <w:sz w:val="22"/>
          <w:szCs w:val="22"/>
        </w:rPr>
        <w:fldChar w:fldCharType="end"/>
      </w:r>
      <w:r w:rsidR="00B83C83">
        <w:rPr>
          <w:rFonts w:ascii="Arial" w:eastAsia="Arial" w:hAnsi="Arial" w:cs="Arial"/>
          <w:color w:val="000000" w:themeColor="text1"/>
          <w:sz w:val="22"/>
          <w:szCs w:val="22"/>
        </w:rPr>
        <w:t>.</w:t>
      </w:r>
      <w:r w:rsidR="00AE6D52">
        <w:rPr>
          <w:rFonts w:ascii="Arial" w:eastAsia="Arial" w:hAnsi="Arial" w:cs="Arial"/>
          <w:color w:val="000000" w:themeColor="text1"/>
          <w:sz w:val="22"/>
          <w:szCs w:val="22"/>
        </w:rPr>
        <w:t xml:space="preserve"> Further complicating investigations of diet’s effect on the gut microbiome are inconsistencies within diets introduced through the manufacturing process that vary in ingredient sourcing and nutrient profile between batches</w:t>
      </w:r>
      <w:r w:rsidR="00B4740C">
        <w:rPr>
          <w:rFonts w:ascii="Arial" w:eastAsia="Arial" w:hAnsi="Arial" w:cs="Arial"/>
          <w:color w:val="000000" w:themeColor="text1"/>
          <w:sz w:val="22"/>
          <w:szCs w:val="22"/>
        </w:rPr>
        <w:t xml:space="preserve"> </w:t>
      </w:r>
      <w:r w:rsidR="00AE6D52">
        <w:rPr>
          <w:rFonts w:ascii="Arial" w:eastAsia="Arial" w:hAnsi="Arial" w:cs="Arial"/>
          <w:color w:val="000000" w:themeColor="text1"/>
          <w:sz w:val="22"/>
          <w:szCs w:val="22"/>
        </w:rPr>
        <w:fldChar w:fldCharType="begin"/>
      </w:r>
      <w:r w:rsidR="00AE6D52">
        <w:rPr>
          <w:rFonts w:ascii="Arial" w:eastAsia="Arial" w:hAnsi="Arial" w:cs="Arial"/>
          <w:color w:val="000000" w:themeColor="text1"/>
          <w:sz w:val="22"/>
          <w:szCs w:val="22"/>
        </w:rPr>
        <w:instrText xml:space="preserve"> ADDIN ZOTERO_ITEM CSL_CITATION {"citationID":"QMNc5ada","properties":{"formattedCitation":"[4]","plainCitation":"[4]","noteIndex":0},"citationItems":[{"id":3506,"uris":["http://zotero.org/users/5603014/items/T7CB3ZY7"],"itemData":{"id":3506,"type":"article-journal","abstract":"The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R."}],"issued":{"date-parts":[["2021",10,11]]},"citation-key":"watts2021"}}],"schema":"https://github.com/citation-style-language/schema/raw/master/csl-citation.json"} </w:instrText>
      </w:r>
      <w:r w:rsidR="00AE6D52">
        <w:rPr>
          <w:rFonts w:ascii="Arial" w:eastAsia="Arial" w:hAnsi="Arial" w:cs="Arial"/>
          <w:color w:val="000000" w:themeColor="text1"/>
          <w:sz w:val="22"/>
          <w:szCs w:val="22"/>
        </w:rPr>
        <w:fldChar w:fldCharType="separate"/>
      </w:r>
      <w:r w:rsidR="00AE6D52">
        <w:rPr>
          <w:rFonts w:ascii="Arial" w:eastAsia="Arial" w:hAnsi="Arial" w:cs="Arial"/>
          <w:noProof/>
          <w:color w:val="000000" w:themeColor="text1"/>
          <w:sz w:val="22"/>
          <w:szCs w:val="22"/>
        </w:rPr>
        <w:t>[4]</w:t>
      </w:r>
      <w:r w:rsidR="00AE6D52">
        <w:rPr>
          <w:rFonts w:ascii="Arial" w:eastAsia="Arial" w:hAnsi="Arial" w:cs="Arial"/>
          <w:color w:val="000000" w:themeColor="text1"/>
          <w:sz w:val="22"/>
          <w:szCs w:val="22"/>
        </w:rPr>
        <w:fldChar w:fldCharType="end"/>
      </w:r>
      <w:r w:rsidR="00AE6D52">
        <w:rPr>
          <w:rFonts w:ascii="Arial" w:eastAsia="Arial" w:hAnsi="Arial" w:cs="Arial"/>
          <w:color w:val="000000" w:themeColor="text1"/>
          <w:sz w:val="22"/>
          <w:szCs w:val="22"/>
        </w:rPr>
        <w:t>.</w:t>
      </w:r>
      <w:r w:rsidR="00A25212"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Future work </w:t>
      </w:r>
      <w:r w:rsidR="007D172D" w:rsidRPr="00890188">
        <w:rPr>
          <w:rFonts w:ascii="Arial" w:eastAsia="Arial" w:hAnsi="Arial" w:cs="Arial"/>
          <w:color w:val="000000" w:themeColor="text1"/>
          <w:sz w:val="22"/>
          <w:szCs w:val="22"/>
        </w:rPr>
        <w:t xml:space="preserve">should </w:t>
      </w:r>
      <w:r w:rsidRPr="00890188">
        <w:rPr>
          <w:rFonts w:ascii="Arial" w:eastAsia="Arial" w:hAnsi="Arial" w:cs="Arial"/>
          <w:color w:val="000000" w:themeColor="text1"/>
          <w:sz w:val="22"/>
          <w:szCs w:val="22"/>
        </w:rPr>
        <w:t>illuminate the underlying mechanisms</w:t>
      </w:r>
      <w:r w:rsidR="00A25212" w:rsidRPr="00890188">
        <w:rPr>
          <w:rFonts w:ascii="Arial" w:eastAsia="Arial" w:hAnsi="Arial" w:cs="Arial"/>
          <w:color w:val="000000" w:themeColor="text1"/>
          <w:sz w:val="22"/>
          <w:szCs w:val="22"/>
        </w:rPr>
        <w:t xml:space="preserve"> of </w:t>
      </w:r>
      <w:r w:rsidR="007D172D" w:rsidRPr="00890188">
        <w:rPr>
          <w:rFonts w:ascii="Arial" w:eastAsia="Arial" w:hAnsi="Arial" w:cs="Arial"/>
          <w:color w:val="000000" w:themeColor="text1"/>
          <w:sz w:val="22"/>
          <w:szCs w:val="22"/>
        </w:rPr>
        <w:t xml:space="preserve">the </w:t>
      </w:r>
      <w:r w:rsidR="00A25212" w:rsidRPr="00890188">
        <w:rPr>
          <w:rFonts w:ascii="Arial" w:eastAsia="Arial" w:hAnsi="Arial" w:cs="Arial"/>
          <w:color w:val="000000" w:themeColor="text1"/>
          <w:sz w:val="22"/>
          <w:szCs w:val="22"/>
        </w:rPr>
        <w:t xml:space="preserve">diet’s influence on zebrafish development, gut microbiome structure and </w:t>
      </w:r>
      <w:r w:rsidR="001061AC" w:rsidRPr="00890188">
        <w:rPr>
          <w:rFonts w:ascii="Arial" w:eastAsia="Arial" w:hAnsi="Arial" w:cs="Arial"/>
          <w:color w:val="000000" w:themeColor="text1"/>
          <w:sz w:val="22"/>
          <w:szCs w:val="22"/>
        </w:rPr>
        <w:t xml:space="preserve">the microbiome’s </w:t>
      </w:r>
      <w:r w:rsidR="00A25212" w:rsidRPr="00890188">
        <w:rPr>
          <w:rFonts w:ascii="Arial" w:eastAsia="Arial" w:hAnsi="Arial" w:cs="Arial"/>
          <w:color w:val="000000" w:themeColor="text1"/>
          <w:sz w:val="22"/>
          <w:szCs w:val="22"/>
        </w:rPr>
        <w:t>sensitivity to pathogen exposure.</w:t>
      </w:r>
      <w:r w:rsidRPr="00890188">
        <w:rPr>
          <w:rFonts w:ascii="Arial" w:eastAsia="Arial" w:hAnsi="Arial" w:cs="Arial"/>
          <w:color w:val="000000" w:themeColor="text1"/>
          <w:sz w:val="22"/>
          <w:szCs w:val="22"/>
        </w:rPr>
        <w:t xml:space="preserve"> Collectively, our study demonstrates that investigators should carefully consider the role of diet in their microbiome</w:t>
      </w:r>
      <w:r w:rsidR="00A25212" w:rsidRPr="00890188">
        <w:rPr>
          <w:rFonts w:ascii="Arial" w:eastAsia="Arial" w:hAnsi="Arial" w:cs="Arial"/>
          <w:color w:val="000000" w:themeColor="text1"/>
          <w:sz w:val="22"/>
          <w:szCs w:val="22"/>
        </w:rPr>
        <w:t>-targeted</w:t>
      </w:r>
      <w:r w:rsidRPr="00890188">
        <w:rPr>
          <w:rFonts w:ascii="Arial" w:eastAsia="Arial" w:hAnsi="Arial" w:cs="Arial"/>
          <w:color w:val="000000" w:themeColor="text1"/>
          <w:sz w:val="22"/>
          <w:szCs w:val="22"/>
        </w:rPr>
        <w:t xml:space="preserve"> zebrafish investigations, especially when integrating results across studies that vary by diet.</w:t>
      </w:r>
    </w:p>
    <w:p w14:paraId="7730D29B" w14:textId="77777777" w:rsidR="4BD8A3C9" w:rsidRDefault="4BD8A3C9" w:rsidP="00FB7810">
      <w:pPr>
        <w:spacing w:line="480" w:lineRule="auto"/>
        <w:rPr>
          <w:rFonts w:ascii="Arial" w:eastAsia="Arial" w:hAnsi="Arial" w:cs="Arial"/>
          <w:sz w:val="22"/>
          <w:szCs w:val="22"/>
        </w:rPr>
      </w:pPr>
    </w:p>
    <w:p w14:paraId="73D96A55" w14:textId="75E53907" w:rsidR="001D31EB" w:rsidRPr="003C0BCA" w:rsidRDefault="001D31EB" w:rsidP="00FB7810">
      <w:pPr>
        <w:spacing w:line="480" w:lineRule="auto"/>
        <w:rPr>
          <w:rFonts w:ascii="Arial" w:eastAsia="Arial" w:hAnsi="Arial" w:cs="Arial"/>
          <w:b/>
          <w:bCs/>
          <w:sz w:val="22"/>
          <w:szCs w:val="22"/>
        </w:rPr>
      </w:pPr>
      <w:r w:rsidRPr="003C0BCA">
        <w:rPr>
          <w:rFonts w:ascii="Arial" w:eastAsia="Arial" w:hAnsi="Arial" w:cs="Arial"/>
          <w:b/>
          <w:bCs/>
          <w:sz w:val="22"/>
          <w:szCs w:val="22"/>
        </w:rPr>
        <w:t>Conclusions</w:t>
      </w:r>
    </w:p>
    <w:p w14:paraId="7F10936F" w14:textId="261FF4C1" w:rsidR="001C1CE3" w:rsidRDefault="00E02D32" w:rsidP="003C0BCA">
      <w:pPr>
        <w:spacing w:line="480" w:lineRule="auto"/>
        <w:rPr>
          <w:rFonts w:ascii="Arial" w:eastAsia="Arial" w:hAnsi="Arial" w:cs="Arial"/>
          <w:sz w:val="22"/>
          <w:szCs w:val="22"/>
        </w:rPr>
      </w:pPr>
      <w:r>
        <w:rPr>
          <w:rFonts w:ascii="Arial" w:eastAsia="Arial" w:hAnsi="Arial" w:cs="Arial"/>
          <w:sz w:val="22"/>
          <w:szCs w:val="22"/>
        </w:rPr>
        <w:t xml:space="preserve">Collectively, </w:t>
      </w:r>
      <w:r w:rsidR="003C0BCA">
        <w:rPr>
          <w:rFonts w:ascii="Arial" w:eastAsia="Arial" w:hAnsi="Arial" w:cs="Arial"/>
          <w:sz w:val="22"/>
          <w:szCs w:val="22"/>
        </w:rPr>
        <w:t>o</w:t>
      </w:r>
      <w:r w:rsidR="003C0BCA" w:rsidRPr="003C0BCA">
        <w:rPr>
          <w:rFonts w:ascii="Arial" w:eastAsia="Arial" w:hAnsi="Arial" w:cs="Arial"/>
          <w:sz w:val="22"/>
          <w:szCs w:val="22"/>
        </w:rPr>
        <w:t xml:space="preserve">ur study </w:t>
      </w:r>
      <w:r w:rsidR="003C0BCA">
        <w:rPr>
          <w:rFonts w:ascii="Arial" w:eastAsia="Arial" w:hAnsi="Arial" w:cs="Arial"/>
          <w:sz w:val="22"/>
          <w:szCs w:val="22"/>
        </w:rPr>
        <w:t>demonstrates</w:t>
      </w:r>
      <w:r w:rsidR="003C0BCA" w:rsidRPr="003C0BCA">
        <w:rPr>
          <w:rFonts w:ascii="Arial" w:eastAsia="Arial" w:hAnsi="Arial" w:cs="Arial"/>
          <w:sz w:val="22"/>
          <w:szCs w:val="22"/>
        </w:rPr>
        <w:t xml:space="preserve"> the effect of commonly used</w:t>
      </w:r>
      <w:r w:rsidR="00EB2C81">
        <w:rPr>
          <w:rFonts w:ascii="Arial" w:eastAsia="Arial" w:hAnsi="Arial" w:cs="Arial"/>
          <w:sz w:val="22"/>
          <w:szCs w:val="22"/>
        </w:rPr>
        <w:t xml:space="preserve"> laboratory</w:t>
      </w:r>
      <w:r w:rsidR="003C0BCA" w:rsidRPr="003C0BCA">
        <w:rPr>
          <w:rFonts w:ascii="Arial" w:eastAsia="Arial" w:hAnsi="Arial" w:cs="Arial"/>
          <w:sz w:val="22"/>
          <w:szCs w:val="22"/>
        </w:rPr>
        <w:t xml:space="preserve"> diets on the gut microbiome of zebrafish</w:t>
      </w:r>
      <w:r w:rsidR="003C0BCA">
        <w:rPr>
          <w:rFonts w:ascii="Arial" w:eastAsia="Arial" w:hAnsi="Arial" w:cs="Arial"/>
          <w:sz w:val="22"/>
          <w:szCs w:val="22"/>
        </w:rPr>
        <w:t xml:space="preserve">. </w:t>
      </w:r>
      <w:r w:rsidR="003C0BCA" w:rsidRPr="003C0BCA">
        <w:rPr>
          <w:rFonts w:ascii="Arial" w:eastAsia="Arial" w:hAnsi="Arial" w:cs="Arial"/>
          <w:sz w:val="22"/>
          <w:szCs w:val="22"/>
        </w:rPr>
        <w:t>We reared zebrafish across their lifespan on three commonly used</w:t>
      </w:r>
      <w:r w:rsidR="003C0BCA">
        <w:rPr>
          <w:rFonts w:ascii="Arial" w:eastAsia="Arial" w:hAnsi="Arial" w:cs="Arial"/>
          <w:sz w:val="22"/>
          <w:szCs w:val="22"/>
        </w:rPr>
        <w:t xml:space="preserve"> </w:t>
      </w:r>
      <w:r w:rsidR="003C0BCA" w:rsidRPr="003C0BCA">
        <w:rPr>
          <w:rFonts w:ascii="Arial" w:eastAsia="Arial" w:hAnsi="Arial" w:cs="Arial"/>
          <w:sz w:val="22"/>
          <w:szCs w:val="22"/>
        </w:rPr>
        <w:t>diets and analyzed the gut microbiome of juvenile and adult fish. Our findings demonstrate that diet impact</w:t>
      </w:r>
      <w:r w:rsidR="003C0BCA">
        <w:rPr>
          <w:rFonts w:ascii="Arial" w:eastAsia="Arial" w:hAnsi="Arial" w:cs="Arial"/>
          <w:sz w:val="22"/>
          <w:szCs w:val="22"/>
        </w:rPr>
        <w:t>s</w:t>
      </w:r>
      <w:r w:rsidR="003C0BCA" w:rsidRPr="003C0BCA">
        <w:rPr>
          <w:rFonts w:ascii="Arial" w:eastAsia="Arial" w:hAnsi="Arial" w:cs="Arial"/>
          <w:sz w:val="22"/>
          <w:szCs w:val="22"/>
        </w:rPr>
        <w:t xml:space="preserve"> the developmental trajectories of the zebrafish gut microbiome, even with similar nutritional compositions. Additionally, diets were found to</w:t>
      </w:r>
      <w:r w:rsidR="009A28C2">
        <w:rPr>
          <w:rFonts w:ascii="Arial" w:eastAsia="Arial" w:hAnsi="Arial" w:cs="Arial"/>
          <w:sz w:val="22"/>
          <w:szCs w:val="22"/>
        </w:rPr>
        <w:t xml:space="preserve"> </w:t>
      </w:r>
      <w:ins w:id="225" w:author="Sieler Jr, Michael James" w:date="2023-06-13T12:11:00Z">
        <w:r w:rsidR="009A28C2">
          <w:rPr>
            <w:rFonts w:ascii="Arial" w:eastAsia="Arial" w:hAnsi="Arial" w:cs="Arial"/>
            <w:sz w:val="22"/>
            <w:szCs w:val="22"/>
          </w:rPr>
          <w:t>differentially</w:t>
        </w:r>
        <w:r w:rsidR="003C0BCA" w:rsidRPr="003C0BCA">
          <w:rPr>
            <w:rFonts w:ascii="Arial" w:eastAsia="Arial" w:hAnsi="Arial" w:cs="Arial"/>
            <w:sz w:val="22"/>
            <w:szCs w:val="22"/>
          </w:rPr>
          <w:t xml:space="preserve"> </w:t>
        </w:r>
      </w:ins>
      <w:r w:rsidR="003C0BCA" w:rsidRPr="003C0BCA">
        <w:rPr>
          <w:rFonts w:ascii="Arial" w:eastAsia="Arial" w:hAnsi="Arial" w:cs="Arial"/>
          <w:sz w:val="22"/>
          <w:szCs w:val="22"/>
        </w:rPr>
        <w:t xml:space="preserve">sensitize the </w:t>
      </w:r>
      <w:r w:rsidR="003C0BCA">
        <w:rPr>
          <w:rFonts w:ascii="Arial" w:eastAsia="Arial" w:hAnsi="Arial" w:cs="Arial"/>
          <w:sz w:val="22"/>
          <w:szCs w:val="22"/>
        </w:rPr>
        <w:t xml:space="preserve">gut </w:t>
      </w:r>
      <w:r w:rsidR="003C0BCA" w:rsidRPr="003C0BCA">
        <w:rPr>
          <w:rFonts w:ascii="Arial" w:eastAsia="Arial" w:hAnsi="Arial" w:cs="Arial"/>
          <w:sz w:val="22"/>
          <w:szCs w:val="22"/>
        </w:rPr>
        <w:t>microbiome to pathogen exposure</w:t>
      </w:r>
      <w:ins w:id="226" w:author="Sieler Jr, Michael James" w:date="2023-06-13T12:11:00Z">
        <w:r w:rsidR="009A28C2">
          <w:rPr>
            <w:rFonts w:ascii="Arial" w:eastAsia="Arial" w:hAnsi="Arial" w:cs="Arial"/>
            <w:sz w:val="22"/>
            <w:szCs w:val="22"/>
          </w:rPr>
          <w:t>, and in the case of male fish result in different rates of infection</w:t>
        </w:r>
      </w:ins>
      <w:r w:rsidR="003C0BCA" w:rsidRPr="003C0BCA">
        <w:rPr>
          <w:rFonts w:ascii="Arial" w:eastAsia="Arial" w:hAnsi="Arial" w:cs="Arial"/>
          <w:sz w:val="22"/>
          <w:szCs w:val="22"/>
        </w:rPr>
        <w:t xml:space="preserve">. These results have important implications for the practice of zebrafish husbandry </w:t>
      </w:r>
      <w:r w:rsidR="003C0BCA" w:rsidRPr="003C0BCA">
        <w:rPr>
          <w:rFonts w:ascii="Arial" w:eastAsia="Arial" w:hAnsi="Arial" w:cs="Arial"/>
          <w:sz w:val="22"/>
          <w:szCs w:val="22"/>
        </w:rPr>
        <w:lastRenderedPageBreak/>
        <w:t>and the selection of diets in microbiome studies. Our findings will also contribute to ongoing discussions about standardizing husbandry practices, including diet, in the zebrafish research</w:t>
      </w:r>
      <w:r w:rsidR="003C0BCA">
        <w:rPr>
          <w:rFonts w:ascii="Arial" w:eastAsia="Arial" w:hAnsi="Arial" w:cs="Arial"/>
          <w:sz w:val="22"/>
          <w:szCs w:val="22"/>
        </w:rPr>
        <w:t xml:space="preserve"> community.</w:t>
      </w:r>
    </w:p>
    <w:p w14:paraId="4BB190CC" w14:textId="77777777" w:rsidR="001C1CE3" w:rsidRDefault="001C1CE3" w:rsidP="003C0BCA">
      <w:pPr>
        <w:spacing w:line="480" w:lineRule="auto"/>
        <w:rPr>
          <w:rFonts w:ascii="Arial" w:eastAsia="Arial" w:hAnsi="Arial" w:cs="Arial"/>
          <w:b/>
          <w:bCs/>
          <w:sz w:val="22"/>
          <w:szCs w:val="22"/>
        </w:rPr>
      </w:pPr>
    </w:p>
    <w:p w14:paraId="02BD9CFB" w14:textId="3C455A9A"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Methods</w:t>
      </w:r>
    </w:p>
    <w:p w14:paraId="214C5543" w14:textId="3E1228A3" w:rsidR="00191E2D" w:rsidRPr="00890188" w:rsidRDefault="00191E2D" w:rsidP="003C0BCA">
      <w:pPr>
        <w:spacing w:line="480" w:lineRule="auto"/>
        <w:rPr>
          <w:rFonts w:ascii="Arial" w:eastAsia="Arial" w:hAnsi="Arial" w:cs="Arial"/>
          <w:sz w:val="22"/>
          <w:szCs w:val="22"/>
        </w:rPr>
      </w:pPr>
    </w:p>
    <w:p w14:paraId="5EEF22DF" w14:textId="04C31BC5" w:rsidR="00191E2D" w:rsidRPr="001C1CE3"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Fish Husbandry</w:t>
      </w:r>
    </w:p>
    <w:p w14:paraId="6CEDD3D4" w14:textId="527D8FEC" w:rsidR="00191E2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 total of 270 30</w:t>
      </w:r>
      <w:r w:rsidR="00323C1A" w:rsidRPr="00890188">
        <w:rPr>
          <w:rFonts w:ascii="Arial" w:eastAsia="Arial" w:hAnsi="Arial" w:cs="Arial"/>
          <w:sz w:val="22"/>
          <w:szCs w:val="22"/>
        </w:rPr>
        <w:t xml:space="preserve"> days post fertilization (dpf)</w:t>
      </w:r>
      <w:r w:rsidR="0095511C" w:rsidRPr="00890188">
        <w:rPr>
          <w:rFonts w:ascii="Arial" w:eastAsia="Arial" w:hAnsi="Arial" w:cs="Arial"/>
          <w:sz w:val="22"/>
          <w:szCs w:val="22"/>
        </w:rPr>
        <w:t xml:space="preserve"> </w:t>
      </w:r>
      <w:r w:rsidRPr="00890188">
        <w:rPr>
          <w:rFonts w:ascii="Arial" w:eastAsia="Arial" w:hAnsi="Arial" w:cs="Arial"/>
          <w:sz w:val="22"/>
          <w:szCs w:val="22"/>
        </w:rPr>
        <w:t xml:space="preserve">AB line zebrafish were randomly divided into eighteen 2.8 L </w:t>
      </w:r>
      <w:r w:rsidR="005D3820" w:rsidRPr="00890188">
        <w:rPr>
          <w:rFonts w:ascii="Arial" w:eastAsia="Arial" w:hAnsi="Arial" w:cs="Arial"/>
          <w:sz w:val="22"/>
          <w:szCs w:val="22"/>
        </w:rPr>
        <w:t xml:space="preserve">tanks (15 fish/tank) on a </w:t>
      </w:r>
      <w:r w:rsidR="00F320F3" w:rsidRPr="00890188">
        <w:rPr>
          <w:rFonts w:ascii="Arial" w:eastAsia="Arial" w:hAnsi="Arial" w:cs="Arial"/>
          <w:sz w:val="22"/>
          <w:szCs w:val="22"/>
        </w:rPr>
        <w:t>s</w:t>
      </w:r>
      <w:r w:rsidR="005D3820" w:rsidRPr="00890188">
        <w:rPr>
          <w:rFonts w:ascii="Arial" w:eastAsia="Arial" w:hAnsi="Arial" w:cs="Arial"/>
          <w:sz w:val="22"/>
          <w:szCs w:val="22"/>
        </w:rPr>
        <w:t>i</w:t>
      </w:r>
      <w:r w:rsidR="00F320F3" w:rsidRPr="00890188">
        <w:rPr>
          <w:rFonts w:ascii="Arial" w:eastAsia="Arial" w:hAnsi="Arial" w:cs="Arial"/>
          <w:sz w:val="22"/>
          <w:szCs w:val="22"/>
        </w:rPr>
        <w:t>ngle pass flow</w:t>
      </w:r>
      <w:r w:rsidR="005D3820" w:rsidRPr="00890188">
        <w:rPr>
          <w:rFonts w:ascii="Arial" w:eastAsia="Arial" w:hAnsi="Arial" w:cs="Arial"/>
          <w:sz w:val="22"/>
          <w:szCs w:val="22"/>
        </w:rPr>
        <w:t>-system</w:t>
      </w:r>
      <w:r w:rsidR="00F320F3" w:rsidRPr="00890188">
        <w:rPr>
          <w:rFonts w:ascii="Arial" w:eastAsia="Arial" w:hAnsi="Arial" w:cs="Arial"/>
          <w:sz w:val="22"/>
          <w:szCs w:val="22"/>
        </w:rPr>
        <w:t xml:space="preserve"> </w:t>
      </w:r>
      <w:r w:rsidRPr="00890188">
        <w:rPr>
          <w:rFonts w:ascii="Arial" w:eastAsia="Arial" w:hAnsi="Arial" w:cs="Arial"/>
          <w:sz w:val="22"/>
          <w:szCs w:val="22"/>
        </w:rPr>
        <w:t xml:space="preserve">tanks (15 fish/tank). During the experiment, temperature was recorded daily and ranged from 25.5-28.3°C, with the exception of two isolated overnight temperature drops below that range due to two separate power loss events that affected the source water sump heater. All other water conditions were monitored weekly, pH ranged from 7.0-7.6, total ammonia ranged from 0-0.25 ppm (measured with pH and ammonia API test kits; Mars Fishcare North America Inc. Chalfont, PA), and conductivity ranged from 109 −166 microsiemens. Light in the vivarium was provided for 14 hours/day. One plastic aquatic plant piece approximately 6 inch in length was added to each tank for enrichment when fish were </w:t>
      </w:r>
      <w:r w:rsidR="002E4AE2">
        <w:rPr>
          <w:rFonts w:ascii="Arial" w:eastAsia="Arial" w:hAnsi="Arial" w:cs="Arial"/>
          <w:sz w:val="22"/>
          <w:szCs w:val="22"/>
        </w:rPr>
        <w:t>129</w:t>
      </w:r>
      <w:r w:rsidR="002E4AE2" w:rsidRPr="00890188">
        <w:rPr>
          <w:rFonts w:ascii="Arial" w:eastAsia="Arial" w:hAnsi="Arial" w:cs="Arial"/>
          <w:sz w:val="22"/>
          <w:szCs w:val="22"/>
        </w:rPr>
        <w:t xml:space="preserve"> </w:t>
      </w:r>
      <w:r w:rsidR="00A14A66" w:rsidRPr="00890188">
        <w:rPr>
          <w:rFonts w:ascii="Arial" w:eastAsia="Arial" w:hAnsi="Arial" w:cs="Arial"/>
          <w:sz w:val="22"/>
          <w:szCs w:val="22"/>
        </w:rPr>
        <w:t>dpf</w:t>
      </w:r>
      <w:r w:rsidRPr="00890188">
        <w:rPr>
          <w:rFonts w:ascii="Arial" w:eastAsia="Arial" w:hAnsi="Arial" w:cs="Arial"/>
          <w:sz w:val="22"/>
          <w:szCs w:val="22"/>
        </w:rPr>
        <w:t xml:space="preserve">. A stock of similarly aged Casper line fish were maintained for the duration of the experiment, with a third of the stock being maintained on each of the diet regimens matching the AB line zebrafish. These fish served as filler fish and were added to the tanks after each histological sampling time point to maintain the 15 fish/tank ratio required to maintain the prescribed </w:t>
      </w:r>
      <w:r w:rsidR="002E4AE2" w:rsidRPr="00125193">
        <w:rPr>
          <w:rFonts w:ascii="Arial" w:eastAsia="Arial" w:hAnsi="Arial" w:cs="Arial"/>
          <w:sz w:val="22"/>
          <w:szCs w:val="22"/>
        </w:rPr>
        <w:t>food-to-fish density</w:t>
      </w:r>
      <w:r w:rsidRPr="00890188">
        <w:rPr>
          <w:rFonts w:ascii="Arial" w:eastAsia="Arial" w:hAnsi="Arial" w:cs="Arial"/>
          <w:sz w:val="22"/>
          <w:szCs w:val="22"/>
        </w:rPr>
        <w:t xml:space="preserve"> per feeding</w:t>
      </w:r>
      <w:r w:rsidR="00125193" w:rsidRPr="00125193">
        <w:rPr>
          <w:rFonts w:ascii="Arial" w:eastAsia="Arial" w:hAnsi="Arial" w:cs="Arial"/>
          <w:sz w:val="22"/>
          <w:szCs w:val="22"/>
        </w:rPr>
        <w:t xml:space="preserve"> as well as mitigate social stress effects on the fish. </w:t>
      </w:r>
      <w:r w:rsidR="00125193">
        <w:rPr>
          <w:rFonts w:ascii="Arial" w:eastAsia="Arial" w:hAnsi="Arial" w:cs="Arial"/>
          <w:sz w:val="22"/>
          <w:szCs w:val="22"/>
        </w:rPr>
        <w:t>Casper fish were not sampled for microbiome or infection analyses.</w:t>
      </w:r>
    </w:p>
    <w:p w14:paraId="6C1B5748" w14:textId="5DEE59BF" w:rsidR="00191E2D" w:rsidRPr="00890188" w:rsidRDefault="00191E2D" w:rsidP="003C0BCA">
      <w:pPr>
        <w:spacing w:line="480" w:lineRule="auto"/>
        <w:rPr>
          <w:rFonts w:ascii="Arial" w:eastAsia="Arial" w:hAnsi="Arial" w:cs="Arial"/>
          <w:sz w:val="22"/>
          <w:szCs w:val="22"/>
        </w:rPr>
      </w:pPr>
    </w:p>
    <w:p w14:paraId="45AB9E1D" w14:textId="7FE02722" w:rsidR="00191E2D" w:rsidRPr="0071730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Diets</w:t>
      </w:r>
    </w:p>
    <w:p w14:paraId="204C0E82" w14:textId="603B0E92" w:rsidR="007075E8"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all fed the same nursery diet until 30 </w:t>
      </w:r>
      <w:r w:rsidR="00323C1A" w:rsidRPr="00890188">
        <w:rPr>
          <w:rFonts w:ascii="Arial" w:eastAsia="Arial" w:hAnsi="Arial" w:cs="Arial"/>
          <w:sz w:val="22"/>
          <w:szCs w:val="22"/>
        </w:rPr>
        <w:t>dpf</w:t>
      </w:r>
      <w:r w:rsidRPr="00890188">
        <w:rPr>
          <w:rFonts w:ascii="Arial" w:eastAsia="Arial" w:hAnsi="Arial" w:cs="Arial"/>
          <w:sz w:val="22"/>
          <w:szCs w:val="22"/>
        </w:rPr>
        <w:t xml:space="preserve">, a combination of paramecia, brine shrimp, and the ZIRC Nursery Mix: Zeigler AP Larval Diet (Ziegler Bros Inc., Gardners, PA) and freeze dried rotifers. Fish were then transferred to the OSU facility and assigned randomly to one of three juvenile diets: Gemma Micro 150/300 (Skretting, Fontaine­les-Vervins, France), Watts High-Fat Juvenile Mix, or ZIRC Juvenile Mix, twice daily (9 AM and 3 PM local time) until 60 </w:t>
      </w:r>
      <w:r w:rsidR="00323C1A" w:rsidRPr="00890188">
        <w:rPr>
          <w:rFonts w:ascii="Arial" w:eastAsia="Arial" w:hAnsi="Arial" w:cs="Arial"/>
          <w:sz w:val="22"/>
          <w:szCs w:val="22"/>
        </w:rPr>
        <w:t>dpf</w:t>
      </w:r>
      <w:r w:rsidRPr="00890188">
        <w:rPr>
          <w:rFonts w:ascii="Arial" w:eastAsia="Arial" w:hAnsi="Arial" w:cs="Arial"/>
          <w:sz w:val="22"/>
          <w:szCs w:val="22"/>
        </w:rPr>
        <w:t xml:space="preserve">. From 60 </w:t>
      </w:r>
      <w:r w:rsidR="00323C1A" w:rsidRPr="00890188">
        <w:rPr>
          <w:rFonts w:ascii="Arial" w:eastAsia="Arial" w:hAnsi="Arial" w:cs="Arial"/>
          <w:sz w:val="22"/>
          <w:szCs w:val="22"/>
        </w:rPr>
        <w:t>dpf</w:t>
      </w:r>
      <w:r w:rsidRPr="00890188">
        <w:rPr>
          <w:rFonts w:ascii="Arial" w:eastAsia="Arial" w:hAnsi="Arial" w:cs="Arial"/>
          <w:sz w:val="22"/>
          <w:szCs w:val="22"/>
        </w:rPr>
        <w:t xml:space="preserve"> onward, OSU fish were not fed on weekends and 1-day holidays as per the facility institutional animal care and use protocol. The total quantity fed daily was 3% fish body </w:t>
      </w:r>
      <w:r w:rsidRPr="00890188">
        <w:rPr>
          <w:rFonts w:ascii="Arial" w:eastAsia="Arial" w:hAnsi="Arial" w:cs="Arial"/>
          <w:sz w:val="22"/>
          <w:szCs w:val="22"/>
        </w:rPr>
        <w:lastRenderedPageBreak/>
        <w:t xml:space="preserve">weight. This continued until fish were </w:t>
      </w:r>
      <w:r w:rsidR="009F3B43">
        <w:rPr>
          <w:rFonts w:ascii="Arial" w:eastAsia="Arial" w:hAnsi="Arial" w:cs="Arial"/>
          <w:sz w:val="22"/>
          <w:szCs w:val="22"/>
        </w:rPr>
        <w:t>1</w:t>
      </w:r>
      <w:r w:rsidR="009F3B43" w:rsidRPr="00890188">
        <w:rPr>
          <w:rFonts w:ascii="Arial" w:eastAsia="Arial" w:hAnsi="Arial" w:cs="Arial"/>
          <w:sz w:val="22"/>
          <w:szCs w:val="22"/>
        </w:rPr>
        <w:t xml:space="preserve">14 </w:t>
      </w:r>
      <w:r w:rsidR="00A14A66" w:rsidRPr="00890188">
        <w:rPr>
          <w:rFonts w:ascii="Arial" w:eastAsia="Arial" w:hAnsi="Arial" w:cs="Arial"/>
          <w:sz w:val="22"/>
          <w:szCs w:val="22"/>
        </w:rPr>
        <w:t>dpf</w:t>
      </w:r>
      <w:r w:rsidRPr="00890188">
        <w:rPr>
          <w:rFonts w:ascii="Arial" w:eastAsia="Arial" w:hAnsi="Arial" w:cs="Arial"/>
          <w:sz w:val="22"/>
          <w:szCs w:val="22"/>
        </w:rPr>
        <w:t xml:space="preserve"> and then they were transitioned to the adult version of their previously assigned juvenile diet: Gemma Micro 500 (Skretting, Fontaine­les-Vervins, France), Watts Low-Fat Adult Mix, or ZIRC Adult Mix, twice daily (9 AM and 3 PM local time), except weekends and 1-day holidays. The total quantity fed daily was 3% fish body weight. The prescribed amounts of each diet regiment, for both the juvenile and adult diets were delivered by 3D printed spoons specific to the diet and stage of life. These spoons were paired with conical tubes retrofitted with leveling wires to ensure consistent feeding volumes as prescribed. All fish were only fed once, in the afternoons, on sampling days.</w:t>
      </w:r>
    </w:p>
    <w:p w14:paraId="66E26A58" w14:textId="77777777" w:rsidR="007075E8" w:rsidRPr="00890188" w:rsidRDefault="007075E8" w:rsidP="003C0BCA">
      <w:pPr>
        <w:spacing w:line="480" w:lineRule="auto"/>
        <w:rPr>
          <w:rFonts w:ascii="Arial" w:eastAsia="Arial" w:hAnsi="Arial" w:cs="Arial"/>
          <w:sz w:val="22"/>
          <w:szCs w:val="22"/>
        </w:rPr>
      </w:pPr>
    </w:p>
    <w:p w14:paraId="6D988B18" w14:textId="48789999" w:rsidR="00191E2D" w:rsidRPr="0071730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 and Pathogen Exposure</w:t>
      </w:r>
      <w:r w:rsidR="00EB5807" w:rsidRPr="00890188">
        <w:rPr>
          <w:rFonts w:ascii="Arial" w:eastAsia="Arial" w:hAnsi="Arial" w:cs="Arial"/>
          <w:b/>
          <w:bCs/>
          <w:sz w:val="22"/>
          <w:szCs w:val="22"/>
        </w:rPr>
        <w:t xml:space="preserve"> </w:t>
      </w:r>
    </w:p>
    <w:p w14:paraId="6ECDBE8C" w14:textId="1B850E47" w:rsidR="007075E8"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Each of the eighteen tanks was assigned one of the three diet regimens: Gemma, Watts, or ZIRC. There were three tank replicates per diet regimens for a total of nine tanks that were exposed to </w:t>
      </w:r>
      <w:r w:rsidRPr="00890188">
        <w:rPr>
          <w:rFonts w:ascii="Arial" w:eastAsia="Arial" w:hAnsi="Arial" w:cs="Arial"/>
          <w:i/>
          <w:iCs/>
          <w:sz w:val="22"/>
          <w:szCs w:val="22"/>
        </w:rPr>
        <w:t>M. chelonae</w:t>
      </w:r>
      <w:r w:rsidRPr="00890188">
        <w:rPr>
          <w:rFonts w:ascii="Arial" w:eastAsia="Arial" w:hAnsi="Arial" w:cs="Arial"/>
          <w:sz w:val="22"/>
          <w:szCs w:val="22"/>
        </w:rPr>
        <w:t xml:space="preserve"> via intraperitoneal injection</w:t>
      </w:r>
      <w:r w:rsidR="007075E8" w:rsidRPr="00890188">
        <w:rPr>
          <w:rFonts w:ascii="Arial" w:eastAsia="Arial" w:hAnsi="Arial" w:cs="Arial"/>
          <w:sz w:val="22"/>
          <w:szCs w:val="22"/>
        </w:rPr>
        <w:t xml:space="preserve"> (3 tanks/diet with </w:t>
      </w:r>
      <w:r w:rsidR="004C1E7E" w:rsidRPr="00890188">
        <w:rPr>
          <w:rFonts w:ascii="Arial" w:eastAsia="Arial" w:hAnsi="Arial" w:cs="Arial"/>
          <w:sz w:val="22"/>
          <w:szCs w:val="22"/>
        </w:rPr>
        <w:t>15</w:t>
      </w:r>
      <w:r w:rsidR="007075E8" w:rsidRPr="00890188">
        <w:rPr>
          <w:rFonts w:ascii="Arial" w:eastAsia="Arial" w:hAnsi="Arial" w:cs="Arial"/>
          <w:sz w:val="22"/>
          <w:szCs w:val="22"/>
        </w:rPr>
        <w:t xml:space="preserve"> fish/tank). </w:t>
      </w:r>
      <w:r w:rsidRPr="00890188">
        <w:rPr>
          <w:rFonts w:ascii="Arial" w:eastAsia="Arial" w:hAnsi="Arial" w:cs="Arial"/>
          <w:sz w:val="22"/>
          <w:szCs w:val="22"/>
        </w:rPr>
        <w:t xml:space="preserve">The remaining nine tanks were similarly assigned to diet regimens and were exposed to a sterile 1X-phosphate buffered saline (PBS) solution via intraperitoneal injection. Each fish was injected with 10 </w:t>
      </w:r>
      <w:r w:rsidR="00D25CCC">
        <w:rPr>
          <w:rFonts w:ascii="Arial" w:eastAsiaTheme="minorEastAsia" w:hAnsi="Arial" w:cs="Arial"/>
          <w:sz w:val="22"/>
          <w:szCs w:val="22"/>
        </w:rPr>
        <w:t>µL</w:t>
      </w:r>
      <w:r w:rsidRPr="00890188">
        <w:rPr>
          <w:rFonts w:ascii="Arial" w:eastAsia="Arial" w:hAnsi="Arial" w:cs="Arial"/>
          <w:sz w:val="22"/>
          <w:szCs w:val="22"/>
        </w:rPr>
        <w:t xml:space="preserve">of either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or saline solution. The injections were completed over the course of two days and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was prepared as a 0.5 McFarland each day</w:t>
      </w:r>
      <w:r w:rsidR="008D54F4" w:rsidRPr="00890188">
        <w:rPr>
          <w:rFonts w:ascii="Arial" w:eastAsia="Arial" w:hAnsi="Arial" w:cs="Arial"/>
          <w:sz w:val="22"/>
          <w:szCs w:val="22"/>
        </w:rPr>
        <w:t xml:space="preserve"> with a target dose/fish of</w:t>
      </w:r>
      <w:r w:rsidR="003415D7">
        <w:rPr>
          <w:rFonts w:ascii="Arial" w:eastAsia="Arial" w:hAnsi="Arial" w:cs="Arial"/>
          <w:sz w:val="22"/>
          <w:szCs w:val="22"/>
        </w:rPr>
        <w:t xml:space="preserve"> </w:t>
      </w:r>
      <w:r w:rsidR="008D54F4" w:rsidRPr="00890188">
        <w:rPr>
          <w:rFonts w:ascii="Arial" w:eastAsia="Arial" w:hAnsi="Arial" w:cs="Arial"/>
          <w:sz w:val="22"/>
          <w:szCs w:val="22"/>
        </w:rPr>
        <w:t>5 X 10</w:t>
      </w:r>
      <w:r w:rsidR="008D54F4" w:rsidRPr="00890188">
        <w:rPr>
          <w:rFonts w:ascii="Arial" w:eastAsia="Arial" w:hAnsi="Arial" w:cs="Arial"/>
          <w:sz w:val="22"/>
          <w:szCs w:val="22"/>
          <w:vertAlign w:val="superscript"/>
        </w:rPr>
        <w:t xml:space="preserve">4 </w:t>
      </w:r>
      <w:r w:rsidR="007075E8" w:rsidRPr="00890188">
        <w:rPr>
          <w:rFonts w:ascii="Arial" w:eastAsia="Arial" w:hAnsi="Arial" w:cs="Arial"/>
          <w:sz w:val="22"/>
          <w:szCs w:val="22"/>
        </w:rPr>
        <w:t>viable bacteria/fish</w:t>
      </w:r>
      <w:r w:rsidR="00D25CCC">
        <w:rPr>
          <w:rFonts w:ascii="Arial" w:eastAsia="Arial" w:hAnsi="Arial" w:cs="Arial"/>
          <w:sz w:val="22"/>
          <w:szCs w:val="22"/>
        </w:rPr>
        <w:t>.</w:t>
      </w:r>
      <w:r w:rsidR="003415D7">
        <w:rPr>
          <w:rFonts w:ascii="Arial" w:eastAsia="Arial" w:hAnsi="Arial" w:cs="Arial"/>
          <w:sz w:val="22"/>
          <w:szCs w:val="22"/>
        </w:rPr>
        <w:t xml:space="preserve"> </w:t>
      </w:r>
      <w:r w:rsidR="007075E8" w:rsidRPr="00890188">
        <w:rPr>
          <w:rFonts w:ascii="Arial" w:eastAsia="Arial" w:hAnsi="Arial" w:cs="Arial"/>
          <w:sz w:val="22"/>
          <w:szCs w:val="22"/>
        </w:rPr>
        <w:t xml:space="preserve">This target dose was chosen as we have found that it induces a higher prevalence of </w:t>
      </w:r>
      <w:r w:rsidR="007075E8" w:rsidRPr="00890188">
        <w:rPr>
          <w:rFonts w:ascii="Arial" w:eastAsia="Arial" w:hAnsi="Arial" w:cs="Arial"/>
          <w:i/>
          <w:sz w:val="22"/>
          <w:szCs w:val="22"/>
        </w:rPr>
        <w:t>M. chelonae</w:t>
      </w:r>
      <w:r w:rsidR="007075E8" w:rsidRPr="00890188">
        <w:rPr>
          <w:rFonts w:ascii="Arial" w:eastAsia="Arial" w:hAnsi="Arial" w:cs="Arial"/>
          <w:sz w:val="22"/>
          <w:szCs w:val="22"/>
        </w:rPr>
        <w:t xml:space="preserve"> in zebrafish with minimal mortality</w:t>
      </w:r>
      <w:r w:rsidR="004C1E7E" w:rsidRPr="00890188">
        <w:rPr>
          <w:rFonts w:ascii="Arial" w:eastAsia="Arial" w:hAnsi="Arial" w:cs="Arial"/>
          <w:sz w:val="22"/>
          <w:szCs w:val="22"/>
        </w:rPr>
        <w:fldChar w:fldCharType="begin"/>
      </w:r>
      <w:r w:rsidR="00F006AF">
        <w:rPr>
          <w:rFonts w:ascii="Arial" w:eastAsia="Arial" w:hAnsi="Arial" w:cs="Arial"/>
          <w:sz w:val="22"/>
          <w:szCs w:val="22"/>
        </w:rPr>
        <w:instrText xml:space="preserve"> ADDIN ZOTERO_ITEM CSL_CITATION {"citationID":"xiKBwwoL","properties":{"formattedCitation":"[34, 40, 41]","plainCitation":"[34, 40, 41]","noteIndex":0},"citationItems":[{"id":7606,"uris":["http://zotero.org/users/5603014/items/BRMS3D6M"],"itemData":{"id":7606,"type":"article-journal","abstract":"Mycobacteriosis is the second most common infectious disease in zebrafish research colonies, and most often this is caused by Mycobacterium chelonae. The infection is characterized by multiple granulomas in the kidney, coelomic cavity, particularly the ovary. However, most fish still appear clinically normal. Developmental genetics remain a primary area of research with the zebrafish model, and hence, an important use of adult zebrafish is as brood fish to produce embryos. We investigated the effects of experimentally induced M. chelonae infections on fecundity. A total of 480 5D wild-type zebrafish were divided into four groups: controls, males infected, females infected, and both sexes. Exposed fish developed high prevalence of infection, including many females with ovarian infections. Fish were then first subjected to four separate group spawns with four replicate tanks/group. Then, a third of the fish were subjected to pairwise spawns, representing 20 pairs/group, and then the pairs were evaluated by histopathology. Overall, the group and pairwise spawns resulted numerous eggs and viable embryos. However, we found no statistical correlations between infection status and number of eggs or viability. In contrast to Egg Associated Inflammation and Fibroplasia, lesions in infected ovaries were more localized, with large regions of the ovary appearing normal.","container-title":"Zebrafish","DOI":"10.1089/zeb.2015.1204","ISSN":"1545-8547","issue":"Suppl 1","journalAbbreviation":"Zebrafish","note":"PMID: 27031171\nPMCID: PMC4931727","page":"S-88-S-95","source":"PubMed Central","title":"Effects of Subclinical Mycobacterium chelonae Infections on Fecundity and Embryo Survival in Zebrafish","volume":"13","author":[{"family":"Kent","given":"Michael L."},{"family":"Watral","given":"Virginia G."},{"family":"Kirchoff","given":"Nicole S."},{"family":"Spagnoli","given":"Sean T."},{"family":"Sharpton","given":"Thomas J."}],"issued":{"date-parts":[["2016",7,1]]},"citation-key":"kent2016"}},{"id":7609,"uris":["http://zotero.org/users/5603014/items/HYG4Z9AZ"],"itemData":{"id":7609,"type":"article-journal","abstract":"Mycobacteria are significant pathogens of laboratory zebrafish, Danio rerio (Hamilton). Stress is often implicated in clinical disease and morbidity associated with mycobacterial infections but has yet to be examined with zebrafish. The aim of this study was to examine the effects of husbandry stressors on zebrafish infected with mycobacteria. Adult zebrafish were exposed to Mycobacterium marinum or Mycobacterium chelonae, two species that have been associated with disease in zebrafish. Infected fish and controls were then subjected to chronic crowding and handling stressors and examined over an 8-week period. Whole-body cortisol was significantly elevated in stressed fish compared to non-stressed fish. Fish infected with M. marinum ATCC 927 and subjected to husbandry stressors had 14% cumulative mortality while no mortality occurred among infected fish not subjected to husbandry stressors. Stressed fish, infected with M. chelonae H1E2 from zebrafish, were 15-fold more likely to be infected than non-stressed fish at week 8 post-injection. Sub-acute, diffuse infections were more common among stressed fish infected with M. marinum or M. chelonae than non-stressed fish. This is the first study to demonstrate an effect of stress and elevated cortisol on the morbidity, prevalence, clinical disease and histological presentation associated with mycobacterial infections in zebrafish. Minimizing husbandry stress may be effective at reducing the severity of outbreaks of clinical mycobacteriosis in zebrafish facilities.","container-title":"Journal of fish diseases","DOI":"10.1111/j.1365-2761.2009.01074.x","ISSN":"0140-7775","issue":"11","journalAbbreviation":"J Fish Dis","note":"PMID: 19531062\nPMCID: PMC2765522","page":"931-941","source":"PubMed Central","title":"Husbandry stress exacerbates mycobacterial infections in adult zebrafish, Danio rerio (Hamilton)","volume":"32","author":[{"family":"Ramsay","given":"J M"},{"family":"Watral","given":"V"},{"family":"Schreck","given":"C B"},{"family":"Kent","given":"M L"}],"issued":{"date-parts":[["2009",11]]},"citation-key":"ramsay2009"}},{"id":7612,"uris":["http://zotero.org/users/5603014/items/GYI5227N"],"itemData":{"id":7612,"type":"article-journal","abstract":"One of the most common diseases that we have diagnosed in zebrafish is mycobacteriosis, caused by several Mycobacterium spp. The severity of the disease ranged from severe outbreaks to incidental infections. We conducted an in vivo study to evaluate the pathogenesis of six isolates of Mycobacterium from zebrafish with mycobacteriosis from four research facilities and one wholesale supplier of zebrafish in the United States: Mycobacterium abscessus, Mycobacterium peregrinum, Mycobacterium chelonae (2 isolates), and Mycobacterium marinum. We also included two isolates of M. marinum from other fishes. Fish were exposed by intraperitoneal injection at a target does of 5×104 bacteria/fish, and were held in static aquaria at 28 °C for 8 weeks. Fish were examined by histology and culture, and mortalities were recorded. The M. marinum isolates caused 100% infection and mortality between 30% and 100%. None of the other Mycobacterium species caused significant mortalities, but several of these fish had granulomatous lesions in visceral organs. Mycobacteria were consistently recovered in culture from fish exposed to M. marinum, and from only 9% of fish exposed to the other species. This study suggests that, of the isolates tested, only M. marinum is highly pathogenic and virulent to healthy zebrafish.","collection-title":"Special issue of papers from the conference “Aquatic Animal Models of Human Disease” hosted by the University of Georgia, Athens, Georgia, USA, October 30-November 2, 2005","container-title":"Comparative Biochemistry and Physiology Part C: Toxicology &amp; Pharmacology","DOI":"10.1016/j.cbpc.2006.06.004","ISSN":"1532-0456","issue":"1","journalAbbreviation":"Comparative Biochemistry and Physiology Part C: Toxicology &amp; Pharmacology","language":"en","page":"55-60","source":"ScienceDirect","title":"Pathogenesis of Mycobacterium spp. in zebrafish (Danio rerio) from research facilities","volume":"145","author":[{"family":"Watral","given":"Virginia"},{"family":"Kent","given":"Michael L."}],"issued":{"date-parts":[["2007",2,1]]},"citation-key":"watral2007"}}],"schema":"https://github.com/citation-style-language/schema/raw/master/csl-citation.json"} </w:instrText>
      </w:r>
      <w:r w:rsidR="004C1E7E" w:rsidRPr="00890188">
        <w:rPr>
          <w:rFonts w:ascii="Arial" w:eastAsia="Arial" w:hAnsi="Arial" w:cs="Arial"/>
          <w:sz w:val="22"/>
          <w:szCs w:val="22"/>
        </w:rPr>
        <w:fldChar w:fldCharType="separate"/>
      </w:r>
      <w:r w:rsidR="00F006AF">
        <w:rPr>
          <w:rFonts w:ascii="Arial" w:hAnsi="Arial" w:cs="Arial"/>
          <w:sz w:val="22"/>
        </w:rPr>
        <w:t>[34, 40, 41]</w:t>
      </w:r>
      <w:r w:rsidR="004C1E7E" w:rsidRPr="00890188">
        <w:rPr>
          <w:rFonts w:ascii="Arial" w:eastAsia="Arial" w:hAnsi="Arial" w:cs="Arial"/>
          <w:sz w:val="22"/>
          <w:szCs w:val="22"/>
        </w:rPr>
        <w:fldChar w:fldCharType="end"/>
      </w:r>
      <w:r w:rsidR="004C1E7E" w:rsidRPr="00890188">
        <w:rPr>
          <w:rFonts w:ascii="Arial" w:eastAsia="Arial" w:hAnsi="Arial" w:cs="Arial"/>
          <w:sz w:val="22"/>
          <w:szCs w:val="22"/>
        </w:rPr>
        <w:t>.</w:t>
      </w:r>
      <w:r w:rsidR="007075E8" w:rsidRPr="00890188">
        <w:rPr>
          <w:rFonts w:ascii="Arial" w:eastAsia="Arial" w:hAnsi="Arial" w:cs="Arial"/>
          <w:sz w:val="22"/>
          <w:szCs w:val="22"/>
        </w:rPr>
        <w:t xml:space="preserve"> </w:t>
      </w:r>
    </w:p>
    <w:p w14:paraId="355E2B60" w14:textId="1E31A374" w:rsidR="0038798E" w:rsidRPr="00890188" w:rsidRDefault="003415D7" w:rsidP="003C0BCA">
      <w:pPr>
        <w:spacing w:line="480" w:lineRule="auto"/>
        <w:ind w:firstLine="720"/>
        <w:rPr>
          <w:rFonts w:ascii="Arial" w:eastAsia="Arial" w:hAnsi="Arial" w:cs="Arial"/>
          <w:sz w:val="22"/>
          <w:szCs w:val="22"/>
        </w:rPr>
      </w:pPr>
      <w:r>
        <w:rPr>
          <w:rFonts w:ascii="Arial" w:eastAsia="Arial" w:hAnsi="Arial" w:cs="Arial"/>
          <w:sz w:val="22"/>
          <w:szCs w:val="22"/>
        </w:rPr>
        <w:t xml:space="preserve"> </w:t>
      </w:r>
      <w:r w:rsidR="7593FD0B" w:rsidRPr="00890188">
        <w:rPr>
          <w:rFonts w:ascii="Arial" w:eastAsia="Arial" w:hAnsi="Arial" w:cs="Arial"/>
          <w:sz w:val="22"/>
          <w:szCs w:val="22"/>
        </w:rPr>
        <w:t xml:space="preserve">Day 1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afterwards determined by plating to be 3.1x10^3 dose per fish</w:t>
      </w:r>
      <w:r w:rsidR="007075E8" w:rsidRPr="00890188">
        <w:rPr>
          <w:rFonts w:ascii="Arial" w:eastAsia="Arial" w:hAnsi="Arial" w:cs="Arial"/>
          <w:sz w:val="22"/>
          <w:szCs w:val="22"/>
        </w:rPr>
        <w:t xml:space="preserve">, while </w:t>
      </w:r>
      <w:r w:rsidR="7593FD0B" w:rsidRPr="00890188">
        <w:rPr>
          <w:rFonts w:ascii="Arial" w:eastAsia="Arial" w:hAnsi="Arial" w:cs="Arial"/>
          <w:sz w:val="22"/>
          <w:szCs w:val="22"/>
        </w:rPr>
        <w:t xml:space="preserve">Day 2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determined by plating to be 1.0x10^5 dose per fish.</w:t>
      </w:r>
      <w:r w:rsidR="00EB5807" w:rsidRPr="00890188">
        <w:rPr>
          <w:rFonts w:ascii="Arial" w:eastAsia="Arial" w:hAnsi="Arial" w:cs="Arial"/>
          <w:sz w:val="22"/>
          <w:szCs w:val="22"/>
        </w:rPr>
        <w:t xml:space="preserve"> For ZIRC and Gemma, two tanks for ZIRC fish were injected on Day 1, and 1 tank on Day 2.</w:t>
      </w:r>
      <w:r>
        <w:rPr>
          <w:rFonts w:ascii="Arial" w:eastAsia="Arial" w:hAnsi="Arial" w:cs="Arial"/>
          <w:sz w:val="22"/>
          <w:szCs w:val="22"/>
        </w:rPr>
        <w:t xml:space="preserve"> </w:t>
      </w:r>
      <w:r w:rsidR="00EB5807" w:rsidRPr="00890188">
        <w:rPr>
          <w:rFonts w:ascii="Arial" w:eastAsia="Arial" w:hAnsi="Arial" w:cs="Arial"/>
          <w:sz w:val="22"/>
          <w:szCs w:val="22"/>
        </w:rPr>
        <w:t xml:space="preserve">For Watts, one tank was injected on Day 1 (low dose) and 2 tanks were injected on Day 2 (high dose). </w:t>
      </w:r>
      <w:r w:rsidR="008D54F4" w:rsidRPr="00890188">
        <w:rPr>
          <w:rFonts w:ascii="Arial" w:eastAsia="Arial" w:hAnsi="Arial" w:cs="Arial"/>
          <w:sz w:val="22"/>
          <w:szCs w:val="22"/>
        </w:rPr>
        <w:t>No significant diff</w:t>
      </w:r>
      <w:r w:rsidR="007075E8" w:rsidRPr="00890188">
        <w:rPr>
          <w:rFonts w:ascii="Arial" w:eastAsia="Arial" w:hAnsi="Arial" w:cs="Arial"/>
          <w:sz w:val="22"/>
          <w:szCs w:val="22"/>
        </w:rPr>
        <w:t>erence was observed in prevalence</w:t>
      </w:r>
      <w:r w:rsidR="00064BBF">
        <w:rPr>
          <w:rFonts w:ascii="Arial" w:eastAsia="Arial" w:hAnsi="Arial" w:cs="Arial"/>
          <w:sz w:val="22"/>
          <w:szCs w:val="22"/>
        </w:rPr>
        <w:t xml:space="preserve">, </w:t>
      </w:r>
      <w:r w:rsidR="00EB5807" w:rsidRPr="00890188">
        <w:rPr>
          <w:rFonts w:ascii="Arial" w:eastAsia="Arial" w:hAnsi="Arial" w:cs="Arial"/>
          <w:sz w:val="22"/>
          <w:szCs w:val="22"/>
        </w:rPr>
        <w:t xml:space="preserve">so further analyses treated the exposed fish with in each diet group together. </w:t>
      </w:r>
    </w:p>
    <w:p w14:paraId="507D279A" w14:textId="77777777" w:rsidR="00001769" w:rsidRPr="00890188" w:rsidRDefault="00001769" w:rsidP="003C0BCA">
      <w:pPr>
        <w:spacing w:line="480" w:lineRule="auto"/>
        <w:rPr>
          <w:rFonts w:ascii="Arial" w:eastAsia="Arial" w:hAnsi="Arial" w:cs="Arial"/>
          <w:color w:val="000000" w:themeColor="text1"/>
          <w:sz w:val="22"/>
          <w:szCs w:val="22"/>
        </w:rPr>
      </w:pPr>
    </w:p>
    <w:p w14:paraId="7620FE56" w14:textId="764C830A" w:rsidR="006E442F" w:rsidRPr="00890188" w:rsidRDefault="006E442F" w:rsidP="003C0BCA">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and </w:t>
      </w:r>
      <w:r w:rsidR="00785066" w:rsidRPr="00890188">
        <w:rPr>
          <w:rFonts w:ascii="Arial" w:eastAsia="Arial" w:hAnsi="Arial" w:cs="Arial"/>
          <w:color w:val="000000" w:themeColor="text1"/>
          <w:sz w:val="22"/>
          <w:szCs w:val="22"/>
        </w:rPr>
        <w:t>h</w:t>
      </w:r>
      <w:r w:rsidRPr="00890188">
        <w:rPr>
          <w:rFonts w:ascii="Arial" w:eastAsia="Arial" w:hAnsi="Arial" w:cs="Arial"/>
          <w:color w:val="000000" w:themeColor="text1"/>
          <w:sz w:val="22"/>
          <w:szCs w:val="22"/>
        </w:rPr>
        <w:t xml:space="preserve">igh dose </w:t>
      </w:r>
      <w:r w:rsidR="00785066" w:rsidRPr="00890188">
        <w:rPr>
          <w:rFonts w:ascii="Arial" w:eastAsia="Arial" w:hAnsi="Arial" w:cs="Arial"/>
          <w:color w:val="000000" w:themeColor="text1"/>
          <w:sz w:val="22"/>
          <w:szCs w:val="22"/>
        </w:rPr>
        <w:t>across tanks:</w:t>
      </w:r>
    </w:p>
    <w:p w14:paraId="378AD2E6" w14:textId="77777777" w:rsidR="004C1E7E" w:rsidRPr="00890188" w:rsidRDefault="0038798E"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Gemma: </w:t>
      </w:r>
    </w:p>
    <w:p w14:paraId="493B0EE3" w14:textId="1EB9F8EC"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w:t>
      </w:r>
      <w:r w:rsidR="0038798E" w:rsidRPr="00890188">
        <w:rPr>
          <w:rFonts w:ascii="Arial" w:eastAsia="Arial" w:hAnsi="Arial" w:cs="Arial"/>
          <w:color w:val="000000" w:themeColor="text1"/>
          <w:sz w:val="22"/>
          <w:szCs w:val="22"/>
        </w:rPr>
        <w:t>Tan</w:t>
      </w:r>
      <w:r w:rsidR="006E442F" w:rsidRPr="00890188">
        <w:rPr>
          <w:rFonts w:ascii="Arial" w:eastAsia="Arial" w:hAnsi="Arial" w:cs="Arial"/>
          <w:color w:val="000000" w:themeColor="text1"/>
          <w:sz w:val="22"/>
          <w:szCs w:val="22"/>
        </w:rPr>
        <w:t xml:space="preserve">k </w:t>
      </w:r>
      <w:r w:rsidR="005D5864" w:rsidRPr="00890188">
        <w:rPr>
          <w:rFonts w:ascii="Arial" w:eastAsia="Arial" w:hAnsi="Arial" w:cs="Arial"/>
          <w:color w:val="000000" w:themeColor="text1"/>
          <w:sz w:val="22"/>
          <w:szCs w:val="22"/>
        </w:rPr>
        <w:t>14 and 35</w:t>
      </w:r>
    </w:p>
    <w:p w14:paraId="7411A883" w14:textId="7837D58D" w:rsidR="0038798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26</w:t>
      </w:r>
    </w:p>
    <w:p w14:paraId="766772B6" w14:textId="02755C31" w:rsidR="004C1E7E" w:rsidRPr="00890188" w:rsidRDefault="006E442F"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lastRenderedPageBreak/>
        <w:t xml:space="preserve">Watts </w:t>
      </w:r>
    </w:p>
    <w:p w14:paraId="40F5D6E4" w14:textId="5BF28AB6"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Low: Tank</w:t>
      </w:r>
      <w:r w:rsidR="003415D7">
        <w:rPr>
          <w:rFonts w:ascii="Arial" w:eastAsia="Arial" w:hAnsi="Arial" w:cs="Arial"/>
          <w:color w:val="000000" w:themeColor="text1"/>
          <w:sz w:val="22"/>
          <w:szCs w:val="22"/>
        </w:rPr>
        <w:t xml:space="preserve"> </w:t>
      </w:r>
      <w:r w:rsidR="00D667FC" w:rsidRPr="00890188">
        <w:rPr>
          <w:rFonts w:ascii="Arial" w:eastAsia="Arial" w:hAnsi="Arial" w:cs="Arial"/>
          <w:color w:val="000000" w:themeColor="text1"/>
          <w:sz w:val="22"/>
          <w:szCs w:val="22"/>
        </w:rPr>
        <w:t>6</w:t>
      </w:r>
    </w:p>
    <w:p w14:paraId="37F3332D" w14:textId="55E5BFB4" w:rsidR="006E442F" w:rsidRPr="00890188" w:rsidRDefault="004C1E7E" w:rsidP="003C0BCA">
      <w:pPr>
        <w:pStyle w:val="ListParagraph"/>
        <w:numPr>
          <w:ilvl w:val="1"/>
          <w:numId w:val="17"/>
        </w:numPr>
        <w:spacing w:line="480" w:lineRule="auto"/>
        <w:rPr>
          <w:rFonts w:ascii="Arial" w:eastAsia="Arial" w:hAnsi="Arial" w:cs="Arial"/>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12</w:t>
      </w:r>
      <w:r w:rsidRPr="00890188">
        <w:rPr>
          <w:rFonts w:ascii="Arial" w:eastAsia="Arial" w:hAnsi="Arial" w:cs="Arial"/>
          <w:color w:val="000000" w:themeColor="text1"/>
          <w:sz w:val="22"/>
          <w:szCs w:val="22"/>
        </w:rPr>
        <w:t xml:space="preserve"> and 33</w:t>
      </w:r>
    </w:p>
    <w:p w14:paraId="714EFF82" w14:textId="0918A373" w:rsidR="00D667FC" w:rsidRPr="00890188" w:rsidRDefault="00D667FC"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ZIRC </w:t>
      </w:r>
    </w:p>
    <w:p w14:paraId="7EAD1D60" w14:textId="75C7D0DA"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Low: Tank 7</w:t>
      </w:r>
      <w:r w:rsidR="005D5864" w:rsidRPr="00890188">
        <w:rPr>
          <w:rFonts w:ascii="Arial" w:eastAsia="Arial" w:hAnsi="Arial" w:cs="Arial"/>
          <w:color w:val="000000" w:themeColor="text1"/>
          <w:sz w:val="22"/>
          <w:szCs w:val="22"/>
        </w:rPr>
        <w:t xml:space="preserve"> and </w:t>
      </w:r>
      <w:r w:rsidRPr="00890188">
        <w:rPr>
          <w:rFonts w:ascii="Arial" w:eastAsia="Arial" w:hAnsi="Arial" w:cs="Arial"/>
          <w:color w:val="000000" w:themeColor="text1"/>
          <w:sz w:val="22"/>
          <w:szCs w:val="22"/>
        </w:rPr>
        <w:t>10</w:t>
      </w:r>
    </w:p>
    <w:p w14:paraId="524CF584" w14:textId="341BBD4B"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5D5864" w:rsidRPr="00890188">
        <w:rPr>
          <w:rFonts w:ascii="Arial" w:eastAsia="Arial" w:hAnsi="Arial" w:cs="Arial"/>
          <w:color w:val="000000" w:themeColor="text1"/>
          <w:sz w:val="22"/>
          <w:szCs w:val="22"/>
        </w:rPr>
        <w:t>Tank 4</w:t>
      </w:r>
    </w:p>
    <w:p w14:paraId="69F839D3" w14:textId="77777777" w:rsidR="00D667FC" w:rsidRPr="00890188" w:rsidRDefault="00D667FC" w:rsidP="003C0BCA">
      <w:pPr>
        <w:spacing w:line="480" w:lineRule="auto"/>
        <w:rPr>
          <w:rFonts w:ascii="Arial" w:eastAsia="Arial" w:hAnsi="Arial" w:cs="Arial"/>
          <w:sz w:val="22"/>
          <w:szCs w:val="22"/>
        </w:rPr>
      </w:pPr>
    </w:p>
    <w:p w14:paraId="77CA11A8" w14:textId="701A6753" w:rsidR="00191E2D" w:rsidRPr="00D2200D" w:rsidRDefault="7593FD0B" w:rsidP="003C0BCA">
      <w:pPr>
        <w:spacing w:line="480" w:lineRule="auto"/>
        <w:rPr>
          <w:rFonts w:ascii="Arial" w:eastAsia="Arial" w:hAnsi="Arial"/>
          <w:sz w:val="22"/>
        </w:rPr>
      </w:pPr>
      <w:r w:rsidRPr="00890188">
        <w:rPr>
          <w:rFonts w:ascii="Arial" w:eastAsia="Arial" w:hAnsi="Arial" w:cs="Arial"/>
          <w:b/>
          <w:bCs/>
          <w:sz w:val="22"/>
          <w:szCs w:val="22"/>
        </w:rPr>
        <w:t>Growth Parameters and Sex Determination</w:t>
      </w:r>
    </w:p>
    <w:p w14:paraId="24E85899" w14:textId="64FF5083" w:rsidR="002077CB"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Growth and sex parameters were collected when fish were 129-130</w:t>
      </w:r>
      <w:r w:rsidR="00EB0651">
        <w:rPr>
          <w:rFonts w:ascii="Arial" w:eastAsia="Arial" w:hAnsi="Arial" w:cs="Arial"/>
          <w:sz w:val="22"/>
          <w:szCs w:val="22"/>
        </w:rPr>
        <w:t xml:space="preserve"> and</w:t>
      </w:r>
      <w:r w:rsidRPr="00890188">
        <w:rPr>
          <w:rFonts w:ascii="Arial" w:eastAsia="Arial" w:hAnsi="Arial" w:cs="Arial"/>
          <w:sz w:val="22"/>
          <w:szCs w:val="22"/>
        </w:rPr>
        <w:t xml:space="preserve"> 213-214 </w:t>
      </w:r>
      <w:r w:rsidR="00A14A66" w:rsidRPr="00890188">
        <w:rPr>
          <w:rFonts w:ascii="Arial" w:eastAsia="Arial" w:hAnsi="Arial" w:cs="Arial"/>
          <w:sz w:val="22"/>
          <w:szCs w:val="22"/>
        </w:rPr>
        <w:t>dpf</w:t>
      </w:r>
      <w:r w:rsidRPr="00890188">
        <w:rPr>
          <w:rFonts w:ascii="Arial" w:eastAsia="Arial" w:hAnsi="Arial" w:cs="Arial"/>
          <w:sz w:val="22"/>
          <w:szCs w:val="22"/>
        </w:rPr>
        <w:t xml:space="preserve"> for interfacility comparison. Sex was determined by gross differences in morphology and confirmed by histology for all samples collected for disease severity evaluation. Following overnight fecal collection, individual fish would be placed in a pre-anesthetic solution of 50 ppm MS-222 prepared with Tricaine-S (Western Chemical Inc., Ferndale, WA; a subsidiary of Aquatic Life Sciences Inc.) briefly before being transferred to a 150 ppm MS-222 anesthetic solution in a </w:t>
      </w:r>
      <w:r w:rsidR="005A684D" w:rsidRPr="00890188">
        <w:rPr>
          <w:rFonts w:ascii="Arial" w:eastAsia="Arial" w:hAnsi="Arial" w:cs="Arial"/>
          <w:sz w:val="22"/>
          <w:szCs w:val="22"/>
        </w:rPr>
        <w:t>P</w:t>
      </w:r>
      <w:r w:rsidRPr="00890188">
        <w:rPr>
          <w:rFonts w:ascii="Arial" w:eastAsia="Arial" w:hAnsi="Arial" w:cs="Arial"/>
          <w:sz w:val="22"/>
          <w:szCs w:val="22"/>
        </w:rPr>
        <w:t>etri dish on centimeter grid paper to be photographed.</w:t>
      </w:r>
      <w:r w:rsidR="005A684D" w:rsidRPr="00890188">
        <w:rPr>
          <w:rFonts w:ascii="Arial" w:eastAsia="Arial" w:hAnsi="Arial" w:cs="Arial"/>
          <w:sz w:val="22"/>
          <w:szCs w:val="22"/>
        </w:rPr>
        <w:t xml:space="preserve"> Fish were photographed when immobile but still upright.</w:t>
      </w:r>
      <w:r w:rsidR="003415D7">
        <w:rPr>
          <w:rFonts w:ascii="Arial" w:eastAsia="Arial" w:hAnsi="Arial" w:cs="Arial"/>
          <w:sz w:val="22"/>
          <w:szCs w:val="22"/>
        </w:rPr>
        <w:t xml:space="preserve"> </w:t>
      </w:r>
      <w:r w:rsidRPr="00890188">
        <w:rPr>
          <w:rFonts w:ascii="Arial" w:eastAsia="Arial" w:hAnsi="Arial" w:cs="Arial"/>
          <w:sz w:val="22"/>
          <w:szCs w:val="22"/>
        </w:rPr>
        <w:t>Standard length and width were evaluated via photographs taken with an iPhone (Apple Inc., Cupertino, CA) and analyzed with ImageJ software (https://imagej.net).</w:t>
      </w:r>
      <w:r w:rsidR="005A684D" w:rsidRPr="00890188">
        <w:rPr>
          <w:rFonts w:ascii="Arial" w:eastAsia="Arial" w:hAnsi="Arial" w:cs="Arial"/>
          <w:sz w:val="22"/>
          <w:szCs w:val="22"/>
        </w:rPr>
        <w:t xml:space="preserve"> Weight was obtained </w:t>
      </w:r>
      <w:r w:rsidRPr="00890188">
        <w:rPr>
          <w:rFonts w:ascii="Arial" w:eastAsia="Arial" w:hAnsi="Arial" w:cs="Arial"/>
          <w:sz w:val="22"/>
          <w:szCs w:val="22"/>
        </w:rPr>
        <w:t xml:space="preserve">while the fish was still under the effects of anesthesia by transferring them from the photography </w:t>
      </w:r>
      <w:r w:rsidR="00BE4B74" w:rsidRPr="00890188">
        <w:rPr>
          <w:rFonts w:ascii="Arial" w:eastAsia="Arial" w:hAnsi="Arial" w:cs="Arial"/>
          <w:sz w:val="22"/>
          <w:szCs w:val="22"/>
        </w:rPr>
        <w:t>P</w:t>
      </w:r>
      <w:r w:rsidRPr="00890188">
        <w:rPr>
          <w:rFonts w:ascii="Arial" w:eastAsia="Arial" w:hAnsi="Arial" w:cs="Arial"/>
          <w:sz w:val="22"/>
          <w:szCs w:val="22"/>
        </w:rPr>
        <w:t xml:space="preserve">etri dish to </w:t>
      </w:r>
      <w:r w:rsidR="005A684D" w:rsidRPr="00890188">
        <w:rPr>
          <w:rFonts w:ascii="Arial" w:eastAsia="Arial" w:hAnsi="Arial" w:cs="Arial"/>
          <w:sz w:val="22"/>
          <w:szCs w:val="22"/>
        </w:rPr>
        <w:t xml:space="preserve">a Petri </w:t>
      </w:r>
      <w:r w:rsidRPr="00890188">
        <w:rPr>
          <w:rFonts w:ascii="Arial" w:eastAsia="Arial" w:hAnsi="Arial" w:cs="Arial"/>
          <w:sz w:val="22"/>
          <w:szCs w:val="22"/>
        </w:rPr>
        <w:t>dish on a scale with a volume of tared fish water</w:t>
      </w:r>
      <w:r w:rsidR="00BE4B74" w:rsidRPr="00890188">
        <w:rPr>
          <w:rFonts w:ascii="Arial" w:eastAsia="Arial" w:hAnsi="Arial" w:cs="Arial"/>
          <w:sz w:val="22"/>
          <w:szCs w:val="22"/>
        </w:rPr>
        <w:t xml:space="preserve">, with excess </w:t>
      </w:r>
      <w:r w:rsidRPr="00890188">
        <w:rPr>
          <w:rFonts w:ascii="Arial" w:eastAsia="Arial" w:hAnsi="Arial" w:cs="Arial"/>
          <w:sz w:val="22"/>
          <w:szCs w:val="22"/>
        </w:rPr>
        <w:t>water was removed</w:t>
      </w:r>
      <w:r w:rsidR="005A684D" w:rsidRPr="00890188">
        <w:rPr>
          <w:rFonts w:ascii="Arial" w:eastAsia="Arial" w:hAnsi="Arial" w:cs="Arial"/>
          <w:sz w:val="22"/>
          <w:szCs w:val="22"/>
        </w:rPr>
        <w:t xml:space="preserve">. Body condition score is a length normalized metric of weight (for equation, see Methods) and serves as a general indicator of health in zebrafish and was calculated using the following equation: </w:t>
      </w:r>
    </w:p>
    <w:p w14:paraId="776EC2CF" w14:textId="31C09DDD" w:rsidR="00191E2D" w:rsidRPr="00D25CCC" w:rsidRDefault="005A684D" w:rsidP="00D2200D">
      <w:pPr>
        <w:pStyle w:val="ListParagraph"/>
        <w:numPr>
          <w:ilvl w:val="0"/>
          <w:numId w:val="18"/>
        </w:numPr>
        <w:spacing w:line="480" w:lineRule="auto"/>
        <w:rPr>
          <w:rFonts w:ascii="Arial" w:eastAsia="Arial" w:hAnsi="Arial" w:cs="Arial"/>
          <w:sz w:val="22"/>
          <w:szCs w:val="22"/>
        </w:rPr>
      </w:pPr>
      <w:r w:rsidRPr="00D25CCC">
        <w:rPr>
          <w:rFonts w:ascii="Arial" w:eastAsia="Arial" w:hAnsi="Arial" w:cs="Arial"/>
          <w:sz w:val="22"/>
          <w:szCs w:val="22"/>
        </w:rPr>
        <w:t>BCS = Weight (mg)/Length (mm)</w:t>
      </w:r>
      <w:r w:rsidRPr="00D25CCC">
        <w:rPr>
          <w:rFonts w:ascii="Arial" w:eastAsia="Arial" w:hAnsi="Arial" w:cs="Arial"/>
          <w:sz w:val="22"/>
          <w:szCs w:val="22"/>
          <w:vertAlign w:val="superscript"/>
        </w:rPr>
        <w:t>3</w:t>
      </w:r>
      <w:r w:rsidRPr="00D25CCC">
        <w:rPr>
          <w:rFonts w:ascii="Arial" w:eastAsia="Arial" w:hAnsi="Arial" w:cs="Arial"/>
          <w:sz w:val="22"/>
          <w:szCs w:val="22"/>
        </w:rPr>
        <w:t xml:space="preserve"> x 100</w:t>
      </w:r>
    </w:p>
    <w:p w14:paraId="2A2EDD58" w14:textId="25186210" w:rsidR="00977EFF" w:rsidRPr="00890188" w:rsidRDefault="00977EFF" w:rsidP="003C0BCA">
      <w:pPr>
        <w:spacing w:line="480" w:lineRule="auto"/>
        <w:rPr>
          <w:rFonts w:ascii="Arial" w:eastAsia="Arial" w:hAnsi="Arial" w:cs="Arial"/>
          <w:sz w:val="22"/>
          <w:szCs w:val="22"/>
        </w:rPr>
      </w:pPr>
    </w:p>
    <w:p w14:paraId="3376D276" w14:textId="06D41720"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Histopathology</w:t>
      </w:r>
    </w:p>
    <w:p w14:paraId="2D483F98" w14:textId="2F965AA7"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w:t>
      </w:r>
      <w:r w:rsidR="00981956" w:rsidRPr="00890188">
        <w:rPr>
          <w:rFonts w:ascii="Arial" w:eastAsia="Arial" w:hAnsi="Arial" w:cs="Arial"/>
          <w:sz w:val="22"/>
          <w:szCs w:val="22"/>
        </w:rPr>
        <w:t xml:space="preserve">euthanized by hypothermia </w:t>
      </w:r>
      <w:r w:rsidRPr="00890188">
        <w:rPr>
          <w:rFonts w:ascii="Arial" w:eastAsia="Arial" w:hAnsi="Arial" w:cs="Arial"/>
          <w:sz w:val="22"/>
          <w:szCs w:val="22"/>
        </w:rPr>
        <w:t>preserved in Dietrich’s solution, processed, and slides stained with Kinyoun’s acid-fast</w:t>
      </w:r>
      <w:r w:rsidR="009E38DA" w:rsidRPr="00890188">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{"citationID":"YxjdlAdW","properties":{"formattedCitation":"[42]","plainCitation":"[42]","noteIndex":0},"citationItems":[{"id":7971,"uris":["http://zotero.org/users/5603014/items/KQJ58QQS"],"itemData":{"id":7971,"type":"article-journal","abstract":"Because of the relative ease of embryonic manipulation and observation, the ability to produce a great number of genetic mutations, efﬁcient screening methods, and the continued advance of molecular genetic tools, such as the progress in sequencing and mapping of the zebraﬁsh genome, the use of zebraﬁsh (Danio rerio) as a biomedical model organism continues to expand. However, studies involving zebraﬁsh husbandry and veterinary care struggle to keep pace with scientiﬁc progress. This article outlines some of the current, acceptable methods for providing anesthesia and euthanasia and provides some examples of how performance-based approaches can be used to advance the relatively limited number of anesthetic and euthanizing techniques available for zebraﬁsh.","container-title":"ILAR Journal","DOI":"10.1093/ilar.53.2.192","ISSN":"1084-2020","issue":"2","journalAbbreviation":"ILAR Journal","language":"en","page":"192-204","source":"DOI.org (Crossref)","title":"Anesthesia and Euthanasia in Zebrafish","volume":"53","author":[{"family":"Matthews","given":"M."},{"family":"Varga","given":"Z. M."}],"issued":{"date-parts":[["2012",6,1]]},"citation-key":"matthews2012"}}],"schema":"https://github.com/citation-style-language/schema/raw/master/csl-citation.json"} </w:instrText>
      </w:r>
      <w:r w:rsidR="009E38DA" w:rsidRPr="00890188">
        <w:rPr>
          <w:rFonts w:ascii="Arial" w:eastAsia="Arial" w:hAnsi="Arial" w:cs="Arial"/>
          <w:sz w:val="22"/>
          <w:szCs w:val="22"/>
        </w:rPr>
        <w:fldChar w:fldCharType="separate"/>
      </w:r>
      <w:r w:rsidR="00596ECB">
        <w:rPr>
          <w:rFonts w:ascii="Arial" w:hAnsi="Arial" w:cs="Arial"/>
          <w:sz w:val="22"/>
          <w:szCs w:val="22"/>
        </w:rPr>
        <w:t>[42]</w:t>
      </w:r>
      <w:r w:rsidR="009E38DA" w:rsidRPr="00890188">
        <w:rPr>
          <w:rFonts w:ascii="Arial" w:eastAsia="Arial" w:hAnsi="Arial" w:cs="Arial"/>
          <w:sz w:val="22"/>
          <w:szCs w:val="22"/>
        </w:rPr>
        <w:fldChar w:fldCharType="end"/>
      </w:r>
      <w:r w:rsidRPr="00890188">
        <w:rPr>
          <w:rFonts w:ascii="Arial" w:eastAsia="Arial" w:hAnsi="Arial" w:cs="Arial"/>
          <w:sz w:val="22"/>
          <w:szCs w:val="22"/>
        </w:rPr>
        <w:t>.</w:t>
      </w:r>
      <w:r w:rsidR="00335232" w:rsidRPr="00890188">
        <w:rPr>
          <w:rFonts w:ascii="Arial" w:eastAsia="Arial" w:hAnsi="Arial" w:cs="Arial"/>
          <w:sz w:val="22"/>
          <w:szCs w:val="22"/>
        </w:rPr>
        <w:t xml:space="preserve"> Fish were processed into mid-sagittal sections as </w:t>
      </w:r>
      <w:r w:rsidR="009E38DA" w:rsidRPr="00890188">
        <w:rPr>
          <w:rFonts w:ascii="Arial" w:eastAsia="Arial" w:hAnsi="Arial" w:cs="Arial"/>
          <w:sz w:val="22"/>
          <w:szCs w:val="22"/>
        </w:rPr>
        <w:t xml:space="preserve">previously </w:t>
      </w:r>
      <w:r w:rsidR="00335232" w:rsidRPr="00890188">
        <w:rPr>
          <w:rFonts w:ascii="Arial" w:eastAsia="Arial" w:hAnsi="Arial" w:cs="Arial"/>
          <w:sz w:val="22"/>
          <w:szCs w:val="22"/>
        </w:rPr>
        <w:t>described</w:t>
      </w:r>
      <w:r w:rsidR="009E38DA" w:rsidRPr="00890188">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{"citationID":"gWobVXT8","properties":{"formattedCitation":"[43]","plainCitation":"[43]","noteIndex":0},"citationItems":[{"id":7615,"uris":["http://zotero.org/users/5603014/items/Z5YUTN4R"],"itemData":{"id":7615,"type":"chapter","abstract":"Zebrafish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E."}],"accessed":{"date-parts":[["2022",12,20]]},"issued":{"date-parts":[["2020",1,1]]},"citation-key":"kent2020"}}],"schema":"https://github.com/citation-style-language/schema/raw/master/csl-citation.json"} </w:instrText>
      </w:r>
      <w:r w:rsidR="009E38DA" w:rsidRPr="00890188">
        <w:rPr>
          <w:rFonts w:ascii="Arial" w:eastAsia="Arial" w:hAnsi="Arial" w:cs="Arial"/>
          <w:sz w:val="22"/>
          <w:szCs w:val="22"/>
        </w:rPr>
        <w:fldChar w:fldCharType="separate"/>
      </w:r>
      <w:r w:rsidR="00596ECB">
        <w:rPr>
          <w:rFonts w:ascii="Arial" w:hAnsi="Arial" w:cs="Arial"/>
          <w:sz w:val="22"/>
          <w:szCs w:val="22"/>
        </w:rPr>
        <w:t>[43]</w:t>
      </w:r>
      <w:r w:rsidR="009E38DA" w:rsidRPr="00890188">
        <w:rPr>
          <w:rFonts w:ascii="Arial" w:eastAsia="Arial" w:hAnsi="Arial" w:cs="Arial"/>
          <w:sz w:val="22"/>
          <w:szCs w:val="22"/>
        </w:rPr>
        <w:fldChar w:fldCharType="end"/>
      </w:r>
      <w:r w:rsidR="007827A4" w:rsidRPr="00890188">
        <w:rPr>
          <w:rFonts w:ascii="Arial" w:eastAsia="Arial" w:hAnsi="Arial" w:cs="Arial"/>
          <w:sz w:val="22"/>
          <w:szCs w:val="22"/>
        </w:rPr>
        <w:t>.</w:t>
      </w:r>
      <w:r w:rsidR="00335232" w:rsidRPr="00890188">
        <w:rPr>
          <w:rFonts w:ascii="Arial" w:eastAsia="Arial" w:hAnsi="Arial" w:cs="Arial"/>
          <w:sz w:val="22"/>
          <w:szCs w:val="22"/>
        </w:rPr>
        <w:t xml:space="preserve"> </w:t>
      </w:r>
      <w:r w:rsidR="007827A4" w:rsidRPr="00890188">
        <w:rPr>
          <w:rFonts w:ascii="Arial" w:eastAsia="Arial" w:hAnsi="Arial" w:cs="Arial"/>
          <w:sz w:val="22"/>
          <w:szCs w:val="22"/>
        </w:rPr>
        <w:t>Infection in f</w:t>
      </w:r>
      <w:r w:rsidR="00335232" w:rsidRPr="00890188">
        <w:rPr>
          <w:rFonts w:ascii="Arial" w:eastAsia="Arial" w:hAnsi="Arial" w:cs="Arial"/>
          <w:sz w:val="22"/>
          <w:szCs w:val="22"/>
        </w:rPr>
        <w:t xml:space="preserve">ish were scored as positive when acid fast bacilli were observed in </w:t>
      </w:r>
      <w:r w:rsidR="004C46C0" w:rsidRPr="00890188">
        <w:rPr>
          <w:rFonts w:ascii="Arial" w:eastAsia="Arial" w:hAnsi="Arial" w:cs="Arial"/>
          <w:sz w:val="22"/>
          <w:szCs w:val="22"/>
        </w:rPr>
        <w:t>extra-intestinal organs</w:t>
      </w:r>
      <w:r w:rsidR="007827A4" w:rsidRPr="00890188">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{"citationID":"3lZi0TqZ","properties":{"formattedCitation":"[43]","plainCitation":"[43]","noteIndex":0},"citationItems":[{"id":7615,"uris":["http://zotero.org/users/5603014/items/Z5YUTN4R"],"itemData":{"id":7615,"type":"chapter","abstract":"Zebrafish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E."}],"accessed":{"date-parts":[["2022",12,20]]},"issued":{"date-parts":[["2020",1,1]]},"citation-key":"kent2020"},"locator":"44"}],"schema":"https://github.com/citation-style-language/schema/raw/master/csl-citation.json"} </w:instrText>
      </w:r>
      <w:r w:rsidR="007827A4" w:rsidRPr="00890188">
        <w:rPr>
          <w:rFonts w:ascii="Arial" w:eastAsia="Arial" w:hAnsi="Arial" w:cs="Arial"/>
          <w:sz w:val="22"/>
          <w:szCs w:val="22"/>
        </w:rPr>
        <w:fldChar w:fldCharType="separate"/>
      </w:r>
      <w:r w:rsidR="00596ECB">
        <w:rPr>
          <w:rFonts w:ascii="Arial" w:hAnsi="Arial" w:cs="Arial"/>
          <w:sz w:val="22"/>
          <w:szCs w:val="22"/>
        </w:rPr>
        <w:t>[43]</w:t>
      </w:r>
      <w:r w:rsidR="007827A4" w:rsidRPr="00890188">
        <w:rPr>
          <w:rFonts w:ascii="Arial" w:eastAsia="Arial" w:hAnsi="Arial" w:cs="Arial"/>
          <w:sz w:val="22"/>
          <w:szCs w:val="22"/>
        </w:rPr>
        <w:fldChar w:fldCharType="end"/>
      </w:r>
      <w:r w:rsidR="00335232" w:rsidRPr="00890188">
        <w:rPr>
          <w:rFonts w:ascii="Arial" w:eastAsia="Arial" w:hAnsi="Arial" w:cs="Arial"/>
          <w:sz w:val="22"/>
          <w:szCs w:val="22"/>
        </w:rPr>
        <w:t xml:space="preserve">. </w:t>
      </w:r>
      <w:r w:rsidR="00E13506" w:rsidRPr="00890188">
        <w:rPr>
          <w:rFonts w:ascii="Arial" w:eastAsia="Arial" w:hAnsi="Arial" w:cs="Arial"/>
          <w:sz w:val="22"/>
          <w:szCs w:val="22"/>
        </w:rPr>
        <w:t xml:space="preserve">A </w:t>
      </w:r>
      <w:r w:rsidR="00F224BF" w:rsidRPr="00890188">
        <w:rPr>
          <w:rFonts w:ascii="Arial" w:eastAsia="Arial" w:hAnsi="Arial" w:cs="Arial"/>
          <w:sz w:val="22"/>
          <w:szCs w:val="22"/>
        </w:rPr>
        <w:t>Chi-square test was used to compare positive and negative infections between fish fed each diet.</w:t>
      </w:r>
    </w:p>
    <w:p w14:paraId="19674F04" w14:textId="11EEC9C7" w:rsidR="00977EFF" w:rsidRPr="00890188" w:rsidRDefault="00977EFF" w:rsidP="003C0BCA">
      <w:pPr>
        <w:spacing w:line="480" w:lineRule="auto"/>
        <w:rPr>
          <w:rFonts w:ascii="Arial" w:eastAsia="Arial" w:hAnsi="Arial" w:cs="Arial"/>
          <w:sz w:val="22"/>
          <w:szCs w:val="22"/>
        </w:rPr>
      </w:pPr>
    </w:p>
    <w:p w14:paraId="10BF896C" w14:textId="602B979D"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Fecal Collection</w:t>
      </w:r>
    </w:p>
    <w:p w14:paraId="48A44255" w14:textId="00D8DE16" w:rsidR="00977EFF" w:rsidRPr="00890188" w:rsidRDefault="00F16347" w:rsidP="003C0BCA">
      <w:pPr>
        <w:spacing w:line="480" w:lineRule="auto"/>
        <w:rPr>
          <w:rFonts w:ascii="Arial" w:eastAsia="Arial" w:hAnsi="Arial" w:cs="Arial"/>
          <w:sz w:val="22"/>
          <w:szCs w:val="22"/>
        </w:rPr>
      </w:pPr>
      <w:r w:rsidRPr="00890188">
        <w:rPr>
          <w:rFonts w:ascii="Arial" w:eastAsia="Arial" w:hAnsi="Arial" w:cs="Arial"/>
          <w:sz w:val="22"/>
          <w:szCs w:val="22"/>
        </w:rPr>
        <w:t xml:space="preserve">Five fish from each tank at </w:t>
      </w:r>
      <w:r w:rsidR="00B56C22">
        <w:rPr>
          <w:rFonts w:ascii="Arial" w:eastAsia="Arial" w:hAnsi="Arial" w:cs="Arial"/>
          <w:sz w:val="22"/>
          <w:szCs w:val="22"/>
        </w:rPr>
        <w:t>129</w:t>
      </w:r>
      <w:r w:rsidRPr="00890188">
        <w:rPr>
          <w:rFonts w:ascii="Arial" w:eastAsia="Arial" w:hAnsi="Arial" w:cs="Arial"/>
          <w:sz w:val="22"/>
          <w:szCs w:val="22"/>
        </w:rPr>
        <w:t xml:space="preserve">- and </w:t>
      </w:r>
      <w:r w:rsidR="00B56C22">
        <w:rPr>
          <w:rFonts w:ascii="Arial" w:eastAsia="Arial" w:hAnsi="Arial" w:cs="Arial"/>
          <w:sz w:val="22"/>
          <w:szCs w:val="22"/>
        </w:rPr>
        <w:t>214</w:t>
      </w:r>
      <w:r w:rsidRPr="00890188">
        <w:rPr>
          <w:rFonts w:ascii="Arial" w:eastAsia="Arial" w:hAnsi="Arial" w:cs="Arial"/>
          <w:sz w:val="22"/>
          <w:szCs w:val="22"/>
        </w:rPr>
        <w:t>-</w:t>
      </w:r>
      <w:r w:rsidR="00B56C22">
        <w:rPr>
          <w:rFonts w:ascii="Arial" w:eastAsia="Arial" w:hAnsi="Arial" w:cs="Arial"/>
          <w:sz w:val="22"/>
          <w:szCs w:val="22"/>
        </w:rPr>
        <w:t>day</w:t>
      </w:r>
      <w:r w:rsidR="00B56C22" w:rsidRPr="00890188">
        <w:rPr>
          <w:rFonts w:ascii="Arial" w:eastAsia="Arial" w:hAnsi="Arial" w:cs="Arial"/>
          <w:sz w:val="22"/>
          <w:szCs w:val="22"/>
        </w:rPr>
        <w:t xml:space="preserve">s </w:t>
      </w:r>
      <w:r w:rsidR="00AB2A16" w:rsidRPr="00890188">
        <w:rPr>
          <w:rFonts w:ascii="Arial" w:eastAsia="Arial" w:hAnsi="Arial" w:cs="Arial"/>
          <w:sz w:val="22"/>
          <w:szCs w:val="22"/>
        </w:rPr>
        <w:t>post fertilization sampling time points</w:t>
      </w:r>
      <w:r w:rsidRPr="00890188">
        <w:rPr>
          <w:rFonts w:ascii="Arial" w:eastAsia="Arial" w:hAnsi="Arial" w:cs="Arial"/>
          <w:sz w:val="22"/>
          <w:szCs w:val="22"/>
        </w:rPr>
        <w:t xml:space="preserve"> were randomly selected for fecal sampling. </w:t>
      </w:r>
      <w:r w:rsidR="7593FD0B" w:rsidRPr="00890188">
        <w:rPr>
          <w:rFonts w:ascii="Arial" w:eastAsia="Arial" w:hAnsi="Arial" w:cs="Arial"/>
          <w:sz w:val="22"/>
          <w:szCs w:val="22"/>
        </w:rPr>
        <w:t>Fecal material was collected from individual fish at the same sample intervals as outlined for the growth parameters. Fecal collection was set up the day before growth parameter sampling. Fish were transferred to 1.4 L tanks (1 fish/tank) containing ~0.4 L of fish water at least 30 minutes after the last feeding of the day. Fish were left to defecate overnight and all fec</w:t>
      </w:r>
      <w:r w:rsidR="001B0709" w:rsidRPr="00890188">
        <w:rPr>
          <w:rFonts w:ascii="Arial" w:eastAsia="Arial" w:hAnsi="Arial" w:cs="Arial"/>
          <w:sz w:val="22"/>
          <w:szCs w:val="22"/>
        </w:rPr>
        <w:t>al material was</w:t>
      </w:r>
      <w:r w:rsidR="7593FD0B" w:rsidRPr="00890188">
        <w:rPr>
          <w:rFonts w:ascii="Arial" w:eastAsia="Arial" w:hAnsi="Arial" w:cs="Arial"/>
          <w:sz w:val="22"/>
          <w:szCs w:val="22"/>
        </w:rPr>
        <w:t xml:space="preserve"> collected from each tank the following morning</w:t>
      </w:r>
      <w:r w:rsidR="001B0709" w:rsidRPr="00890188">
        <w:rPr>
          <w:rFonts w:ascii="Arial" w:eastAsia="Arial" w:hAnsi="Arial" w:cs="Arial"/>
          <w:sz w:val="22"/>
          <w:szCs w:val="22"/>
        </w:rPr>
        <w:t xml:space="preserve"> in a 1.5ml microcentrifuge tube</w:t>
      </w:r>
      <w:r w:rsidR="7593FD0B" w:rsidRPr="00890188">
        <w:rPr>
          <w:rFonts w:ascii="Arial" w:eastAsia="Arial" w:hAnsi="Arial" w:cs="Arial"/>
          <w:sz w:val="22"/>
          <w:szCs w:val="22"/>
        </w:rPr>
        <w:t xml:space="preserve">. Fecal samples </w:t>
      </w:r>
      <w:r w:rsidR="001B0709" w:rsidRPr="00890188">
        <w:rPr>
          <w:rFonts w:ascii="Arial" w:eastAsia="Arial" w:hAnsi="Arial" w:cs="Arial"/>
          <w:sz w:val="22"/>
          <w:szCs w:val="22"/>
        </w:rPr>
        <w:t xml:space="preserve">were </w:t>
      </w:r>
      <w:r w:rsidR="00EC356F" w:rsidRPr="00890188">
        <w:rPr>
          <w:rFonts w:ascii="Arial" w:eastAsia="Arial" w:hAnsi="Arial" w:cs="Arial"/>
          <w:sz w:val="22"/>
          <w:szCs w:val="22"/>
        </w:rPr>
        <w:t xml:space="preserve">immediately </w:t>
      </w:r>
      <w:r w:rsidR="001B0709" w:rsidRPr="00890188">
        <w:rPr>
          <w:rFonts w:ascii="Arial" w:eastAsia="Arial" w:hAnsi="Arial" w:cs="Arial"/>
          <w:sz w:val="22"/>
          <w:szCs w:val="22"/>
        </w:rPr>
        <w:t xml:space="preserve">spun at 10k rpm for 2 minutes, excess tank water was removed, and samples </w:t>
      </w:r>
      <w:r w:rsidR="7593FD0B" w:rsidRPr="00890188">
        <w:rPr>
          <w:rFonts w:ascii="Arial" w:eastAsia="Arial" w:hAnsi="Arial" w:cs="Arial"/>
          <w:sz w:val="22"/>
          <w:szCs w:val="22"/>
        </w:rPr>
        <w:t>were snap frozen on dry ice and stored at -80 ˚C until processing.</w:t>
      </w:r>
    </w:p>
    <w:p w14:paraId="2B5790E2" w14:textId="6DB5EBEB" w:rsidR="00191E2D" w:rsidRPr="00890188" w:rsidRDefault="00191E2D" w:rsidP="003C0BCA">
      <w:pPr>
        <w:spacing w:line="480" w:lineRule="auto"/>
        <w:rPr>
          <w:rFonts w:ascii="Arial" w:eastAsia="Arial" w:hAnsi="Arial" w:cs="Arial"/>
          <w:sz w:val="22"/>
          <w:szCs w:val="22"/>
        </w:rPr>
      </w:pPr>
    </w:p>
    <w:p w14:paraId="77288EB4" w14:textId="17B3731B"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16S Sequencing</w:t>
      </w:r>
    </w:p>
    <w:p w14:paraId="5D3A7613" w14:textId="36CCAB97"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Microbial DNA was extracted from zebrafish fecal samples and 16S rRNA gene sequence libraries were produced and analyzed following established approaches</w:t>
      </w:r>
      <w:r w:rsidR="0094683B">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{"citationID":"GYEOUBCL","properties":{"formattedCitation":"[44]","plainCitation":"[44]","noteIndex":0},"citationItems":[{"id":7362,"uris":["http://zotero.org/users/5603014/items/VDHJFVWQ"],"itemData":{"id":7362,"type":"article-journal","abstract":"Epigenetic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94683B">
        <w:rPr>
          <w:rFonts w:ascii="Arial" w:eastAsia="Arial" w:hAnsi="Arial" w:cs="Arial"/>
          <w:sz w:val="22"/>
          <w:szCs w:val="22"/>
        </w:rPr>
        <w:fldChar w:fldCharType="separate"/>
      </w:r>
      <w:r w:rsidR="00596ECB">
        <w:rPr>
          <w:rFonts w:ascii="Arial" w:hAnsi="Arial" w:cs="Arial"/>
          <w:sz w:val="22"/>
        </w:rPr>
        <w:t>[44]</w:t>
      </w:r>
      <w:r w:rsidR="0094683B">
        <w:rPr>
          <w:rFonts w:ascii="Arial" w:eastAsia="Arial" w:hAnsi="Arial" w:cs="Arial"/>
          <w:sz w:val="22"/>
          <w:szCs w:val="22"/>
        </w:rPr>
        <w:fldChar w:fldCharType="end"/>
      </w:r>
      <w:r w:rsidRPr="00890188">
        <w:rPr>
          <w:rFonts w:ascii="Arial" w:eastAsia="Arial" w:hAnsi="Arial" w:cs="Arial"/>
          <w:sz w:val="22"/>
          <w:szCs w:val="22"/>
        </w:rPr>
        <w:t>. Briefly, the DNeasy PowerSoil Pro DNA kits (Qiagen) were used to extract and purify DNA. The V4 region of the 16S rRNA gene was PCR amplified using the Earth Microbiome Project 16S index primers and protocols (Walters et al., 2016). PCR products were visualized on a 1.5% agarose gel and quantified on a Qubit 2.0 (Thermofisher Scientific) using the Qubit dsDNA HS Assay. One hundred n</w:t>
      </w:r>
      <w:r w:rsidR="001B0709" w:rsidRPr="00890188">
        <w:rPr>
          <w:rFonts w:ascii="Arial" w:eastAsia="Arial" w:hAnsi="Arial" w:cs="Arial"/>
          <w:sz w:val="22"/>
          <w:szCs w:val="22"/>
        </w:rPr>
        <w:t>anograms</w:t>
      </w:r>
      <w:r w:rsidRPr="00890188">
        <w:rPr>
          <w:rFonts w:ascii="Arial" w:eastAsia="Arial" w:hAnsi="Arial" w:cs="Arial"/>
          <w:sz w:val="22"/>
          <w:szCs w:val="22"/>
        </w:rPr>
        <w:t xml:space="preserve"> of </w:t>
      </w:r>
      <w:r w:rsidR="00EC356F" w:rsidRPr="00890188">
        <w:rPr>
          <w:rFonts w:ascii="Arial" w:eastAsia="Arial" w:hAnsi="Arial" w:cs="Arial"/>
          <w:sz w:val="22"/>
          <w:szCs w:val="22"/>
        </w:rPr>
        <w:t>PCR product for each DNA sample was</w:t>
      </w:r>
      <w:r w:rsidRPr="00890188">
        <w:rPr>
          <w:rFonts w:ascii="Arial" w:eastAsia="Arial" w:hAnsi="Arial" w:cs="Arial"/>
          <w:sz w:val="22"/>
          <w:szCs w:val="22"/>
        </w:rPr>
        <w:t xml:space="preserve"> pooled</w:t>
      </w:r>
      <w:r w:rsidR="00EC356F" w:rsidRPr="00890188">
        <w:rPr>
          <w:rFonts w:ascii="Arial" w:eastAsia="Arial" w:hAnsi="Arial" w:cs="Arial"/>
          <w:sz w:val="22"/>
          <w:szCs w:val="22"/>
        </w:rPr>
        <w:t xml:space="preserve"> and</w:t>
      </w:r>
      <w:r w:rsidRPr="00890188">
        <w:rPr>
          <w:rFonts w:ascii="Arial" w:eastAsia="Arial" w:hAnsi="Arial" w:cs="Arial"/>
          <w:sz w:val="22"/>
          <w:szCs w:val="22"/>
        </w:rPr>
        <w:t xml:space="preserve"> cleaned using the QIAquick PCR Purification Kit (Qiagen)</w:t>
      </w:r>
      <w:r w:rsidR="00EC356F" w:rsidRPr="00890188">
        <w:rPr>
          <w:rFonts w:ascii="Arial" w:eastAsia="Arial" w:hAnsi="Arial" w:cs="Arial"/>
          <w:sz w:val="22"/>
          <w:szCs w:val="22"/>
        </w:rPr>
        <w:t>. The quality of the pooled library</w:t>
      </w:r>
      <w:r w:rsidRPr="00890188">
        <w:rPr>
          <w:rFonts w:ascii="Arial" w:eastAsia="Arial" w:hAnsi="Arial" w:cs="Arial"/>
          <w:sz w:val="22"/>
          <w:szCs w:val="22"/>
        </w:rPr>
        <w:t xml:space="preserve"> was verified on the Agilent TapeStation 4200. The prepared library was submitted to the Oregon State University Center for Quantitative Life Sciences (CQLS) for 300 bp paired-end sequencing on an Illumina MiSeq System (RRID:SCR_016379).</w:t>
      </w:r>
    </w:p>
    <w:p w14:paraId="284F07F9" w14:textId="2A20B77D" w:rsidR="00977EFF" w:rsidRPr="00890188" w:rsidRDefault="00977EFF" w:rsidP="003C0BCA">
      <w:pPr>
        <w:spacing w:line="480" w:lineRule="auto"/>
        <w:rPr>
          <w:rFonts w:ascii="Arial" w:eastAsia="Arial" w:hAnsi="Arial" w:cs="Arial"/>
          <w:sz w:val="22"/>
          <w:szCs w:val="22"/>
        </w:rPr>
      </w:pPr>
    </w:p>
    <w:p w14:paraId="1F5F9B76" w14:textId="0CD1C8C4" w:rsidR="00977EFF" w:rsidRPr="00717308" w:rsidRDefault="00753242" w:rsidP="003C0BCA">
      <w:pPr>
        <w:spacing w:line="480" w:lineRule="auto"/>
        <w:rPr>
          <w:rFonts w:ascii="Arial" w:eastAsia="Arial" w:hAnsi="Arial" w:cs="Arial"/>
          <w:b/>
          <w:bCs/>
          <w:sz w:val="22"/>
          <w:szCs w:val="22"/>
        </w:rPr>
      </w:pPr>
      <w:r>
        <w:rPr>
          <w:rFonts w:ascii="Arial" w:eastAsia="Arial" w:hAnsi="Arial" w:cs="Arial"/>
          <w:b/>
          <w:bCs/>
          <w:sz w:val="22"/>
          <w:szCs w:val="22"/>
        </w:rPr>
        <w:t xml:space="preserve">Statistical </w:t>
      </w:r>
      <w:r w:rsidR="7593FD0B" w:rsidRPr="00890188">
        <w:rPr>
          <w:rFonts w:ascii="Arial" w:eastAsia="Arial" w:hAnsi="Arial" w:cs="Arial"/>
          <w:b/>
          <w:bCs/>
          <w:sz w:val="22"/>
          <w:szCs w:val="22"/>
        </w:rPr>
        <w:t>Analysis</w:t>
      </w:r>
    </w:p>
    <w:p w14:paraId="5724BC90" w14:textId="48D627EF"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All microbiome DNA sequence analyses and visualizations were conducted in R (v 4.2.1)</w:t>
      </w:r>
      <w:r w:rsidR="00753242">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{"citationID":"nZTXTdVR","properties":{"formattedCitation":"[45]","plainCitation":"[45]","noteIndex":0},"citationItems":[{"id":8414,"uris":["http://zotero.org/users/5603014/items/CRRV2MJW"],"itemData":{"id":8414,"type":"software","title":"R: A Language and Environment for Statistical computing.","URL":"https://www.R-project.org/","author":[{"literal":"R Core Team"}],"issued":{"date-parts":[["2022"]]},"citation-key":"rcoreteam2022"}}],"schema":"https://github.com/citation-style-language/schema/raw/master/csl-citation.json"} </w:instrText>
      </w:r>
      <w:r w:rsidR="00753242">
        <w:rPr>
          <w:rFonts w:ascii="Arial" w:eastAsia="Arial" w:hAnsi="Arial" w:cs="Arial"/>
          <w:sz w:val="22"/>
          <w:szCs w:val="22"/>
        </w:rPr>
        <w:fldChar w:fldCharType="separate"/>
      </w:r>
      <w:r w:rsidR="00596ECB">
        <w:rPr>
          <w:rFonts w:ascii="Arial" w:hAnsi="Arial" w:cs="Arial"/>
          <w:sz w:val="22"/>
        </w:rPr>
        <w:t>[45]</w:t>
      </w:r>
      <w:r w:rsidR="00753242">
        <w:rPr>
          <w:rFonts w:ascii="Arial" w:eastAsia="Arial" w:hAnsi="Arial" w:cs="Arial"/>
          <w:sz w:val="22"/>
          <w:szCs w:val="22"/>
        </w:rPr>
        <w:fldChar w:fldCharType="end"/>
      </w:r>
      <w:r w:rsidRPr="00890188">
        <w:rPr>
          <w:rFonts w:ascii="Arial" w:eastAsia="Arial" w:hAnsi="Arial" w:cs="Arial"/>
          <w:sz w:val="22"/>
          <w:szCs w:val="22"/>
        </w:rPr>
        <w:t>. Fastq files were processed in using the DADA2 R package (v 1.18.0)</w:t>
      </w:r>
      <w:r w:rsidR="00753242">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{"citationID":"l0HCJCn6","properties":{"formattedCitation":"[46]","plainCitation":"[46]","noteIndex":0},"citationItems":[{"id":8416,"uris":["http://zotero.org/users/5603014/items/LUI2XIPT"],"itemData":{"id":8416,"type":"article-journal","abstract":"Background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Science","page":"e61217","source":"PLoS Journals","title":"phyloseq: An R Package for Reproducible Interactive Analysis and Graphics of Microbiome Census Data","title-short":"phyloseq","volume":"8","author":[{"family":"McMurdie","given":"Paul J."},{"family":"Holmes","given":"Susan"}],"issued":{"date-parts":[["2013",4,22]]},"citation-key":"mcmurdie2013"}}],"schema":"https://github.com/citation-style-language/schema/raw/master/csl-citation.json"} </w:instrText>
      </w:r>
      <w:r w:rsidR="00753242">
        <w:rPr>
          <w:rFonts w:ascii="Arial" w:eastAsia="Arial" w:hAnsi="Arial" w:cs="Arial"/>
          <w:sz w:val="22"/>
          <w:szCs w:val="22"/>
        </w:rPr>
        <w:fldChar w:fldCharType="separate"/>
      </w:r>
      <w:r w:rsidR="00596ECB">
        <w:rPr>
          <w:rFonts w:ascii="Arial" w:hAnsi="Arial" w:cs="Arial"/>
          <w:sz w:val="22"/>
        </w:rPr>
        <w:t>[46]</w:t>
      </w:r>
      <w:r w:rsidR="00753242">
        <w:rPr>
          <w:rFonts w:ascii="Arial" w:eastAsia="Arial" w:hAnsi="Arial" w:cs="Arial"/>
          <w:sz w:val="22"/>
          <w:szCs w:val="22"/>
        </w:rPr>
        <w:fldChar w:fldCharType="end"/>
      </w:r>
      <w:r w:rsidRPr="00890188">
        <w:rPr>
          <w:rFonts w:ascii="Arial" w:eastAsia="Arial" w:hAnsi="Arial" w:cs="Arial"/>
          <w:sz w:val="22"/>
          <w:szCs w:val="22"/>
        </w:rPr>
        <w:t>. Briefly, forward and reverse reads were trimmed at 2</w:t>
      </w:r>
      <w:r w:rsidR="00E7161E" w:rsidRPr="00890188">
        <w:rPr>
          <w:rFonts w:ascii="Arial" w:eastAsia="Arial" w:hAnsi="Arial" w:cs="Arial"/>
          <w:sz w:val="22"/>
          <w:szCs w:val="22"/>
        </w:rPr>
        <w:t>5</w:t>
      </w:r>
      <w:r w:rsidRPr="00890188">
        <w:rPr>
          <w:rFonts w:ascii="Arial" w:eastAsia="Arial" w:hAnsi="Arial" w:cs="Arial"/>
          <w:sz w:val="22"/>
          <w:szCs w:val="22"/>
        </w:rPr>
        <w:t>0 and 2</w:t>
      </w:r>
      <w:r w:rsidR="00E7161E" w:rsidRPr="00890188">
        <w:rPr>
          <w:rFonts w:ascii="Arial" w:eastAsia="Arial" w:hAnsi="Arial" w:cs="Arial"/>
          <w:sz w:val="22"/>
          <w:szCs w:val="22"/>
        </w:rPr>
        <w:t>25</w:t>
      </w:r>
      <w:r w:rsidRPr="00890188">
        <w:rPr>
          <w:rFonts w:ascii="Arial" w:eastAsia="Arial" w:hAnsi="Arial" w:cs="Arial"/>
          <w:sz w:val="22"/>
          <w:szCs w:val="22"/>
        </w:rPr>
        <w:t xml:space="preserve"> bp, respectively, subsequently merged into contigs, and subject to amplicon sequence variant (ASV) identification. ASVs unannotated at the Phylum level were removed to result in </w:t>
      </w:r>
      <w:r w:rsidR="00753242">
        <w:rPr>
          <w:rFonts w:ascii="Arial" w:eastAsia="Arial" w:hAnsi="Arial" w:cs="Arial"/>
          <w:sz w:val="22"/>
          <w:szCs w:val="22"/>
        </w:rPr>
        <w:t>2029</w:t>
      </w:r>
      <w:r w:rsidR="00753242" w:rsidRPr="00890188">
        <w:rPr>
          <w:rFonts w:ascii="Arial" w:eastAsia="Arial" w:hAnsi="Arial" w:cs="Arial"/>
          <w:sz w:val="22"/>
          <w:szCs w:val="22"/>
        </w:rPr>
        <w:t xml:space="preserve"> </w:t>
      </w:r>
      <w:r w:rsidRPr="00890188">
        <w:rPr>
          <w:rFonts w:ascii="Arial" w:eastAsia="Arial" w:hAnsi="Arial" w:cs="Arial"/>
          <w:sz w:val="22"/>
          <w:szCs w:val="22"/>
        </w:rPr>
        <w:t xml:space="preserve">remaining detected </w:t>
      </w:r>
      <w:r w:rsidRPr="00890188">
        <w:rPr>
          <w:rFonts w:ascii="Arial" w:eastAsia="Arial" w:hAnsi="Arial" w:cs="Arial"/>
          <w:sz w:val="22"/>
          <w:szCs w:val="22"/>
        </w:rPr>
        <w:lastRenderedPageBreak/>
        <w:t xml:space="preserve">ASVs. </w:t>
      </w:r>
      <w:r w:rsidRPr="00890188">
        <w:rPr>
          <w:rFonts w:ascii="Arial" w:eastAsia="Arial" w:hAnsi="Arial" w:cs="Arial"/>
          <w:color w:val="000000" w:themeColor="text1"/>
          <w:sz w:val="22"/>
          <w:szCs w:val="22"/>
        </w:rPr>
        <w:t xml:space="preserve">We used Wilcoxon Signed-Ranks Tests to identify parameters that best explained the variation in weight and body condition scores. </w:t>
      </w:r>
      <w:r w:rsidRPr="00890188">
        <w:rPr>
          <w:rFonts w:ascii="Arial" w:eastAsia="Arial" w:hAnsi="Arial" w:cs="Arial"/>
          <w:sz w:val="22"/>
          <w:szCs w:val="22"/>
        </w:rPr>
        <w:t>Alpha-diversity was calculated using the estimate_richness function (Phyloseq v</w:t>
      </w:r>
      <w:r w:rsidR="00C2190C" w:rsidRPr="00890188">
        <w:rPr>
          <w:rFonts w:ascii="Arial" w:eastAsia="Arial" w:hAnsi="Arial" w:cs="Arial"/>
          <w:sz w:val="22"/>
          <w:szCs w:val="22"/>
        </w:rPr>
        <w:t xml:space="preserve"> </w:t>
      </w:r>
      <w:r w:rsidRPr="00890188">
        <w:rPr>
          <w:rFonts w:ascii="Arial" w:eastAsia="Arial" w:hAnsi="Arial" w:cs="Arial"/>
          <w:sz w:val="22"/>
          <w:szCs w:val="22"/>
        </w:rPr>
        <w:t>1.38.0) and transformed using Tukey’s Ladder of Powers</w:t>
      </w:r>
      <w:r w:rsidR="00C2190C" w:rsidRPr="00890188">
        <w:rPr>
          <w:rFonts w:ascii="Arial" w:eastAsia="Arial" w:hAnsi="Arial" w:cs="Arial"/>
          <w:sz w:val="22"/>
          <w:szCs w:val="22"/>
        </w:rPr>
        <w:t xml:space="preserve"> using methods described previously</w:t>
      </w:r>
      <w:r w:rsidR="00C2190C" w:rsidRPr="00890188">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{"citationID":"wMM4uAYA","properties":{"formattedCitation":"[44]","plainCitation":"[44]","noteIndex":0},"citationItems":[{"id":7362,"uris":["http://zotero.org/users/5603014/items/VDHJFVWQ"],"itemData":{"id":7362,"type":"article-journal","abstract":"Epigenetic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596ECB">
        <w:rPr>
          <w:rFonts w:ascii="Arial" w:hAnsi="Arial" w:cs="Arial"/>
          <w:sz w:val="22"/>
        </w:rPr>
        <w:t>[44]</w:t>
      </w:r>
      <w:r w:rsidR="00C2190C" w:rsidRPr="00890188">
        <w:rPr>
          <w:rFonts w:ascii="Arial" w:eastAsia="Arial" w:hAnsi="Arial" w:cs="Arial"/>
          <w:sz w:val="22"/>
          <w:szCs w:val="22"/>
        </w:rPr>
        <w:fldChar w:fldCharType="end"/>
      </w:r>
      <w:r w:rsidRPr="00890188">
        <w:rPr>
          <w:rFonts w:ascii="Arial" w:eastAsia="Arial" w:hAnsi="Arial" w:cs="Arial"/>
          <w:sz w:val="22"/>
          <w:szCs w:val="22"/>
        </w:rPr>
        <w:t>. After transformation, scores were normalized from 0 to 1 by dividing each score by the maximum value, which allowed us to compare results across alpha-diversity metrics using general linear models (GLMs).</w:t>
      </w:r>
      <w:r w:rsidR="00B4134C">
        <w:rPr>
          <w:rFonts w:ascii="Arial" w:eastAsia="Arial" w:hAnsi="Arial" w:cs="Arial"/>
          <w:sz w:val="22"/>
          <w:szCs w:val="22"/>
        </w:rPr>
        <w:t xml:space="preserve"> Post</w:t>
      </w:r>
      <w:r w:rsidR="00454804">
        <w:rPr>
          <w:rFonts w:ascii="Arial" w:eastAsia="Arial" w:hAnsi="Arial" w:cs="Arial"/>
          <w:sz w:val="22"/>
          <w:szCs w:val="22"/>
        </w:rPr>
        <w:t xml:space="preserve"> </w:t>
      </w:r>
      <w:r w:rsidR="00B4134C">
        <w:rPr>
          <w:rFonts w:ascii="Arial" w:eastAsia="Arial" w:hAnsi="Arial" w:cs="Arial"/>
          <w:sz w:val="22"/>
          <w:szCs w:val="22"/>
        </w:rPr>
        <w:t>hoc Tukey Tests evaluated pairwise comparisons of models using multcomp (v1.4-2) glht function</w:t>
      </w:r>
      <w:r w:rsidR="00B4134C">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{"citationID":"MWaoA86g","properties":{"formattedCitation":"[47]","plainCitation":"[47]","noteIndex":0},"citationItems":[{"id":8428,"uris":["http://zotero.org/users/5603014/items/IMF3SAEL"],"itemData":{"id":8428,"type":"article-journal","container-title":"Simultaneous inference in general parametric models. Project for Statistical Computing, Vienna, Austria","title":"Package ‘multcomp’","author":[{"family":"Hothorn","given":"Torsten"},{"family":"Bretz","given":"Frank"},{"family":"Westfall","given":"Peter"},{"family":"Heiberger","given":"Richard M"},{"family":"Schuetzenmeister","given":"Andre"},{"family":"Scheibe","given":"Susan"},{"family":"Hothorn","given":"Maintainer Torsten"}],"issued":{"date-parts":[["2016"]]},"citation-key":"hothorn2016"}}],"schema":"https://github.com/citation-style-language/schema/raw/master/csl-citation.json"} </w:instrText>
      </w:r>
      <w:r w:rsidR="00B4134C">
        <w:rPr>
          <w:rFonts w:ascii="Arial" w:eastAsia="Arial" w:hAnsi="Arial" w:cs="Arial"/>
          <w:sz w:val="22"/>
          <w:szCs w:val="22"/>
        </w:rPr>
        <w:fldChar w:fldCharType="separate"/>
      </w:r>
      <w:r w:rsidR="00596ECB">
        <w:rPr>
          <w:rFonts w:ascii="Arial" w:hAnsi="Arial" w:cs="Arial"/>
          <w:sz w:val="22"/>
        </w:rPr>
        <w:t>[47]</w:t>
      </w:r>
      <w:r w:rsidR="00B4134C">
        <w:rPr>
          <w:rFonts w:ascii="Arial" w:eastAsia="Arial" w:hAnsi="Arial" w:cs="Arial"/>
          <w:sz w:val="22"/>
          <w:szCs w:val="22"/>
        </w:rPr>
        <w:fldChar w:fldCharType="end"/>
      </w:r>
      <w:r w:rsidR="00B4134C">
        <w:rPr>
          <w:rFonts w:ascii="Arial" w:eastAsia="Arial" w:hAnsi="Arial" w:cs="Arial"/>
          <w:sz w:val="22"/>
          <w:szCs w:val="22"/>
        </w:rPr>
        <w:t>. We corrected for multiple tests using Benjamini-Hochberg correction</w:t>
      </w:r>
      <w:r w:rsidR="00B4134C">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{"citationID":"LUcaGYKp","properties":{"formattedCitation":"[48]","plainCitation":"[48]","noteIndex":0},"citationItems":[{"id":8426,"uris":["http://zotero.org/users/5603014/items/WJCKIVXC"],"itemData":{"id":8426,"type":"article-journal","container-title":"The Annals of Statistics","DOI":"10.1214/aos/1013699998","ISSN":"0090-5364","issue":"4","journalAbbreviation":"Ann. Statist.","language":"en","source":"DOI.org (Crossref)","title":"The control of the false discovery rate in multiple testing under dependency","URL":"https://projecteuclid.org/journals/annals-of-statistics/volume-29/issue-4/The-control-of-the-false-discovery-rate-in-multiple-testing/10.1214/aos/1013699998.full","volume":"29","author":[{"family":"Benjamini","given":"Yoav"},{"family":"Yekutieli","given":"Daniel"}],"accessed":{"date-parts":[["2023",1,29]]},"issued":{"date-parts":[["2001",8,1]]},"citation-key":"benjamini2001"}}],"schema":"https://github.com/citation-style-language/schema/raw/master/csl-citation.json"} </w:instrText>
      </w:r>
      <w:r w:rsidR="00B4134C">
        <w:rPr>
          <w:rFonts w:ascii="Arial" w:eastAsia="Arial" w:hAnsi="Arial" w:cs="Arial"/>
          <w:sz w:val="22"/>
          <w:szCs w:val="22"/>
        </w:rPr>
        <w:fldChar w:fldCharType="separate"/>
      </w:r>
      <w:r w:rsidR="00596ECB">
        <w:rPr>
          <w:rFonts w:ascii="Arial" w:hAnsi="Arial" w:cs="Arial"/>
          <w:sz w:val="22"/>
        </w:rPr>
        <w:t>[48]</w:t>
      </w:r>
      <w:r w:rsidR="00B4134C">
        <w:rPr>
          <w:rFonts w:ascii="Arial" w:eastAsia="Arial" w:hAnsi="Arial" w:cs="Arial"/>
          <w:sz w:val="22"/>
          <w:szCs w:val="22"/>
        </w:rPr>
        <w:fldChar w:fldCharType="end"/>
      </w:r>
      <w:r w:rsidR="00B4134C">
        <w:rPr>
          <w:rFonts w:ascii="Arial" w:eastAsia="Arial" w:hAnsi="Arial" w:cs="Arial"/>
          <w:sz w:val="22"/>
          <w:szCs w:val="22"/>
        </w:rPr>
        <w:t>.</w:t>
      </w:r>
      <w:r w:rsidRPr="00890188">
        <w:rPr>
          <w:rFonts w:ascii="Arial" w:eastAsia="Arial" w:hAnsi="Arial" w:cs="Arial"/>
          <w:sz w:val="22"/>
          <w:szCs w:val="22"/>
        </w:rPr>
        <w:t xml:space="preserve"> Two-way ANOVA </w:t>
      </w:r>
      <w:r w:rsidR="00433991">
        <w:rPr>
          <w:rFonts w:ascii="Arial" w:eastAsia="Arial" w:hAnsi="Arial" w:cs="Arial"/>
          <w:sz w:val="22"/>
          <w:szCs w:val="22"/>
        </w:rPr>
        <w:t>was used to determine</w:t>
      </w:r>
      <w:r w:rsidR="00433991" w:rsidRPr="00890188">
        <w:rPr>
          <w:rFonts w:ascii="Arial" w:eastAsia="Arial" w:hAnsi="Arial" w:cs="Arial"/>
          <w:sz w:val="22"/>
          <w:szCs w:val="22"/>
        </w:rPr>
        <w:t xml:space="preserve"> </w:t>
      </w:r>
      <w:r w:rsidR="00433991">
        <w:rPr>
          <w:rFonts w:ascii="Arial" w:eastAsia="Arial" w:hAnsi="Arial" w:cs="Arial"/>
          <w:sz w:val="22"/>
          <w:szCs w:val="22"/>
        </w:rPr>
        <w:t>if the expanded models of these</w:t>
      </w:r>
      <w:r w:rsidRPr="00890188">
        <w:rPr>
          <w:rFonts w:ascii="Arial" w:eastAsia="Arial" w:hAnsi="Arial" w:cs="Arial"/>
          <w:sz w:val="22"/>
          <w:szCs w:val="22"/>
        </w:rPr>
        <w:t xml:space="preserve"> GLMs</w:t>
      </w:r>
      <w:r w:rsidR="00433991">
        <w:rPr>
          <w:rFonts w:ascii="Arial" w:eastAsia="Arial" w:hAnsi="Arial" w:cs="Arial"/>
          <w:sz w:val="22"/>
          <w:szCs w:val="22"/>
        </w:rPr>
        <w:t xml:space="preserve"> significantly improved the response variable relative to the null model</w:t>
      </w:r>
      <w:r w:rsidRPr="00890188">
        <w:rPr>
          <w:rFonts w:ascii="Arial" w:eastAsia="Arial" w:hAnsi="Arial" w:cs="Arial"/>
          <w:sz w:val="22"/>
          <w:szCs w:val="22"/>
        </w:rPr>
        <w:t>. Beta-diversity models were generated using methods described previously</w:t>
      </w:r>
      <w:r w:rsidR="00C2190C" w:rsidRPr="00890188">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{"citationID":"3sxqC3gx","properties":{"formattedCitation":"[44]","plainCitation":"[44]","noteIndex":0},"citationItems":[{"id":7362,"uris":["http://zotero.org/users/5603014/items/VDHJFVWQ"],"itemData":{"id":7362,"type":"article-journal","abstract":"Epigenetic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596ECB">
        <w:rPr>
          <w:rFonts w:ascii="Arial" w:hAnsi="Arial" w:cs="Arial"/>
          <w:sz w:val="22"/>
        </w:rPr>
        <w:t>[44]</w:t>
      </w:r>
      <w:r w:rsidR="00C2190C" w:rsidRPr="00890188">
        <w:rPr>
          <w:rFonts w:ascii="Arial" w:eastAsia="Arial" w:hAnsi="Arial" w:cs="Arial"/>
          <w:sz w:val="22"/>
          <w:szCs w:val="22"/>
        </w:rPr>
        <w:fldChar w:fldCharType="end"/>
      </w:r>
      <w:r w:rsidR="00C2190C" w:rsidRPr="00890188">
        <w:rPr>
          <w:rFonts w:ascii="Arial" w:eastAsia="Arial" w:hAnsi="Arial" w:cs="Arial"/>
          <w:sz w:val="22"/>
          <w:szCs w:val="22"/>
        </w:rPr>
        <w:t xml:space="preserve">. </w:t>
      </w:r>
      <w:r w:rsidRPr="00890188">
        <w:rPr>
          <w:rFonts w:ascii="Arial" w:eastAsia="Arial" w:hAnsi="Arial" w:cs="Arial"/>
          <w:sz w:val="22"/>
          <w:szCs w:val="22"/>
        </w:rPr>
        <w:t xml:space="preserve">Briefly, we evaluated three beta-diversity metrics—Bray-Curtis, Canberra, and </w:t>
      </w:r>
      <w:r w:rsidR="00753242" w:rsidRPr="00753242">
        <w:rPr>
          <w:rFonts w:ascii="Arial" w:eastAsia="Arial" w:hAnsi="Arial" w:cs="Arial"/>
          <w:sz w:val="22"/>
          <w:szCs w:val="22"/>
        </w:rPr>
        <w:t>Sørensen</w:t>
      </w:r>
      <w:r w:rsidR="004F2332">
        <w:rPr>
          <w:rFonts w:ascii="Arial" w:eastAsia="Arial" w:hAnsi="Arial" w:cs="Arial"/>
          <w:sz w:val="22"/>
          <w:szCs w:val="22"/>
        </w:rPr>
        <w:t xml:space="preserve"> </w:t>
      </w:r>
      <w:r w:rsidRPr="00890188">
        <w:rPr>
          <w:rFonts w:ascii="Arial" w:eastAsia="Arial" w:hAnsi="Arial" w:cs="Arial"/>
          <w:sz w:val="22"/>
          <w:szCs w:val="22"/>
        </w:rPr>
        <w:t>and resolved the relationship between experimental parameters and beta-diversity by applying a step-wise model selection approach as implemented in the capscale function (vegan package v</w:t>
      </w:r>
      <w:r w:rsidR="00C2190C" w:rsidRPr="00890188">
        <w:rPr>
          <w:rFonts w:ascii="Arial" w:eastAsia="Arial" w:hAnsi="Arial" w:cs="Arial"/>
          <w:sz w:val="22"/>
          <w:szCs w:val="22"/>
        </w:rPr>
        <w:t xml:space="preserve"> </w:t>
      </w:r>
      <w:r w:rsidRPr="00890188">
        <w:rPr>
          <w:rFonts w:ascii="Arial" w:eastAsia="Arial" w:hAnsi="Arial" w:cs="Arial"/>
          <w:sz w:val="22"/>
          <w:szCs w:val="22"/>
        </w:rPr>
        <w:t>2.5)</w:t>
      </w:r>
      <w:r w:rsidR="00753242">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{"citationID":"8rzxVqGj","properties":{"formattedCitation":"[49]","plainCitation":"[49]","noteIndex":0},"citationItems":[{"id":8422,"uris":["http://zotero.org/users/5603014/items/LT7C73T3"],"itemData":{"id":8422,"type":"article-journal","title":"The vegan Package","author":[{"family":"Oksanen","given":"Jari"},{"family":"Kindt","given":"Roeland"},{"family":"Legendre","given":"Pierre"},{"family":"Hara","given":"Bob"},{"family":"Simpson","given":"Gavin"},{"family":"Solymos","given":"Peter"},{"family":"Henry","given":"M"},{"family":"Stevens","given":"Hank"},{"family":"Maintainer","given":"Helene"},{"family":"Oksanen@oulu","given":"jari"}],"issued":{"date-parts":[["2009",1]]},"citation-key":"oksanen2009"}}],"schema":"https://github.com/citation-style-language/schema/raw/master/csl-citation.json"} </w:instrText>
      </w:r>
      <w:r w:rsidR="00753242">
        <w:rPr>
          <w:rFonts w:ascii="Arial" w:eastAsia="Arial" w:hAnsi="Arial" w:cs="Arial"/>
          <w:sz w:val="22"/>
          <w:szCs w:val="22"/>
        </w:rPr>
        <w:fldChar w:fldCharType="separate"/>
      </w:r>
      <w:r w:rsidR="00596ECB">
        <w:rPr>
          <w:rFonts w:ascii="Arial" w:hAnsi="Arial" w:cs="Arial"/>
          <w:sz w:val="22"/>
        </w:rPr>
        <w:t>[49]</w:t>
      </w:r>
      <w:r w:rsidR="00753242">
        <w:rPr>
          <w:rFonts w:ascii="Arial" w:eastAsia="Arial" w:hAnsi="Arial" w:cs="Arial"/>
          <w:sz w:val="22"/>
          <w:szCs w:val="22"/>
        </w:rPr>
        <w:fldChar w:fldCharType="end"/>
      </w:r>
      <w:r w:rsidRPr="00890188">
        <w:rPr>
          <w:rFonts w:ascii="Arial" w:eastAsia="Arial" w:hAnsi="Arial" w:cs="Arial"/>
          <w:sz w:val="22"/>
          <w:szCs w:val="22"/>
        </w:rPr>
        <w:t>. Optimal models were subsequently subject to PERMANOVA analysis to determine if the selected model parameters significantly explained the variation in microbiome composition across samples. Differential abundance was measured using ANCOM-BC (v</w:t>
      </w:r>
      <w:r w:rsidR="00C2190C" w:rsidRPr="00890188">
        <w:rPr>
          <w:rFonts w:ascii="Arial" w:eastAsia="Arial" w:hAnsi="Arial" w:cs="Arial"/>
          <w:sz w:val="22"/>
          <w:szCs w:val="22"/>
        </w:rPr>
        <w:t xml:space="preserve"> </w:t>
      </w:r>
      <w:r w:rsidR="00640BB7" w:rsidRPr="00890188">
        <w:rPr>
          <w:rFonts w:ascii="Arial" w:eastAsia="Arial" w:hAnsi="Arial" w:cs="Arial"/>
          <w:sz w:val="22"/>
          <w:szCs w:val="22"/>
        </w:rPr>
        <w:t>2.0.1</w:t>
      </w:r>
      <w:r w:rsidRPr="00890188">
        <w:rPr>
          <w:rFonts w:ascii="Arial" w:eastAsia="Arial" w:hAnsi="Arial" w:cs="Arial"/>
          <w:sz w:val="22"/>
          <w:szCs w:val="22"/>
        </w:rPr>
        <w:t>)</w:t>
      </w:r>
      <w:r w:rsidR="00753242">
        <w:rPr>
          <w:rFonts w:ascii="Arial" w:eastAsia="Arial" w:hAnsi="Arial" w:cs="Arial"/>
          <w:sz w:val="22"/>
          <w:szCs w:val="22"/>
        </w:rPr>
        <w:fldChar w:fldCharType="begin"/>
      </w:r>
      <w:r w:rsidR="00596ECB">
        <w:rPr>
          <w:rFonts w:ascii="Arial" w:eastAsia="Arial" w:hAnsi="Arial" w:cs="Arial"/>
          <w:sz w:val="22"/>
          <w:szCs w:val="22"/>
        </w:rPr>
        <w:instrText xml:space="preserve"> ADDIN ZOTERO_ITEM CSL_CITATION {"citationID":"sp1y0Jxq","properties":{"formattedCitation":"[50]","plainCitation":"[50]","noteIndex":0},"citationItems":[{"id":8423,"uris":["http://zotero.org/users/5603014/items/7YHT5G8N"],"itemData":{"id":8423,"type":"article-journal","abstract":"Differential abundance (DA) analysis of microbiome data continues to be a challenging problem due to the complexity of the data. In this article we define the notion of “sampling fraction” and demonstrate a major hurdle in performing DA analysis of microbiome data is the bias introduced by differences in the sampling fractions across samples. We introduce a methodology called Analysis of Compositions of Microbiomes with Bias Correction (ANCOM-BC), which estimates the unknown sampling fractions and corrects the bias induced by their differences among samples. The absolute abundance data are modeled using a linear regression framework. This formulation makes a fundamental advancement in the field because, unlike the existing methods, it (a) provides statistically valid test with appropriate p-values, (b) provides confidence intervals for differential abundance of each taxon, (c) controls the False Discovery Rate (FDR), (d) maintains adequate power, and (e) is computationally simple to implement.","container-title":"Nature Communications","DOI":"10.1038/s41467-020-17041-7","ISSN":"2041-1723","issue":"1","journalAbbreviation":"Nat Commun","language":"en","license":"2020 The Author(s)","note":"number: 1\npublisher: Nature Publishing Group","page":"3514","source":"www.nature.com","title":"Analysis of compositions of microbiomes with bias correction","volume":"11","author":[{"family":"Lin","given":"Huang"},{"family":"Peddada","given":"Shyamal Das"}],"issued":{"date-parts":[["2020",7,14]]},"citation-key":"lin2020"}}],"schema":"https://github.com/citation-style-language/schema/raw/master/csl-citation.json"} </w:instrText>
      </w:r>
      <w:r w:rsidR="00753242">
        <w:rPr>
          <w:rFonts w:ascii="Arial" w:eastAsia="Arial" w:hAnsi="Arial" w:cs="Arial"/>
          <w:sz w:val="22"/>
          <w:szCs w:val="22"/>
        </w:rPr>
        <w:fldChar w:fldCharType="separate"/>
      </w:r>
      <w:r w:rsidR="00596ECB">
        <w:rPr>
          <w:rFonts w:ascii="Arial" w:hAnsi="Arial" w:cs="Arial"/>
          <w:sz w:val="22"/>
        </w:rPr>
        <w:t>[50]</w:t>
      </w:r>
      <w:r w:rsidR="00753242">
        <w:rPr>
          <w:rFonts w:ascii="Arial" w:eastAsia="Arial" w:hAnsi="Arial" w:cs="Arial"/>
          <w:sz w:val="22"/>
          <w:szCs w:val="22"/>
        </w:rPr>
        <w:fldChar w:fldCharType="end"/>
      </w:r>
      <w:r w:rsidRPr="00890188">
        <w:rPr>
          <w:rFonts w:ascii="Arial" w:eastAsia="Arial" w:hAnsi="Arial" w:cs="Arial"/>
          <w:sz w:val="22"/>
          <w:szCs w:val="22"/>
        </w:rPr>
        <w:t>.</w:t>
      </w:r>
    </w:p>
    <w:p w14:paraId="6D5B3BAC" w14:textId="77777777" w:rsidR="00D91026" w:rsidRDefault="00D91026">
      <w:pPr>
        <w:rPr>
          <w:rFonts w:ascii="Arial" w:eastAsia="Arial" w:hAnsi="Arial" w:cs="Arial"/>
          <w:sz w:val="22"/>
          <w:szCs w:val="22"/>
        </w:rPr>
      </w:pPr>
      <w:r>
        <w:rPr>
          <w:rFonts w:ascii="Arial" w:eastAsia="Arial" w:hAnsi="Arial" w:cs="Arial"/>
          <w:sz w:val="22"/>
          <w:szCs w:val="22"/>
        </w:rPr>
        <w:br w:type="page"/>
      </w:r>
    </w:p>
    <w:p w14:paraId="7988BCAE" w14:textId="5AD2AECA" w:rsidR="001D31EB" w:rsidRDefault="001D31EB" w:rsidP="00FB7810">
      <w:pPr>
        <w:spacing w:line="480" w:lineRule="auto"/>
        <w:rPr>
          <w:rFonts w:ascii="Arial" w:eastAsia="Arial" w:hAnsi="Arial" w:cs="Arial"/>
          <w:sz w:val="22"/>
          <w:szCs w:val="22"/>
        </w:rPr>
      </w:pPr>
      <w:r>
        <w:rPr>
          <w:rFonts w:ascii="Arial" w:eastAsia="Arial" w:hAnsi="Arial" w:cs="Arial"/>
          <w:b/>
          <w:bCs/>
          <w:sz w:val="22"/>
          <w:szCs w:val="22"/>
        </w:rPr>
        <w:lastRenderedPageBreak/>
        <w:t>List of abbreviations</w:t>
      </w:r>
    </w:p>
    <w:p w14:paraId="7D939E61" w14:textId="7FB5A73E" w:rsidR="001D31EB" w:rsidRDefault="001D31EB" w:rsidP="00FB7810">
      <w:pPr>
        <w:spacing w:line="480" w:lineRule="auto"/>
        <w:rPr>
          <w:rFonts w:ascii="Arial" w:eastAsia="Arial" w:hAnsi="Arial" w:cs="Arial"/>
          <w:sz w:val="22"/>
          <w:szCs w:val="22"/>
        </w:rPr>
      </w:pPr>
      <w:r>
        <w:rPr>
          <w:rFonts w:ascii="Arial" w:eastAsia="Arial" w:hAnsi="Arial" w:cs="Arial"/>
          <w:sz w:val="22"/>
          <w:szCs w:val="22"/>
        </w:rPr>
        <w:t>dpf – days post fertilization</w:t>
      </w:r>
    </w:p>
    <w:p w14:paraId="314F6494" w14:textId="527C5299" w:rsidR="0087049F" w:rsidRDefault="0087049F" w:rsidP="00FB7810">
      <w:pPr>
        <w:spacing w:line="480" w:lineRule="auto"/>
        <w:rPr>
          <w:rFonts w:ascii="Arial" w:eastAsia="Arial" w:hAnsi="Arial" w:cs="Arial"/>
          <w:sz w:val="22"/>
          <w:szCs w:val="22"/>
        </w:rPr>
      </w:pPr>
      <w:r>
        <w:rPr>
          <w:rFonts w:ascii="Arial" w:hAnsi="Arial" w:cs="Arial"/>
          <w:color w:val="000000" w:themeColor="text1"/>
          <w:sz w:val="22"/>
          <w:szCs w:val="22"/>
        </w:rPr>
        <w:t xml:space="preserve">BCS </w:t>
      </w:r>
      <w:r>
        <w:rPr>
          <w:rFonts w:ascii="Arial" w:eastAsia="Arial" w:hAnsi="Arial" w:cs="Arial"/>
          <w:sz w:val="22"/>
          <w:szCs w:val="22"/>
        </w:rPr>
        <w:t xml:space="preserve">– </w:t>
      </w:r>
      <w:r w:rsidRPr="00890188">
        <w:rPr>
          <w:rFonts w:ascii="Arial" w:hAnsi="Arial" w:cs="Arial"/>
          <w:color w:val="000000" w:themeColor="text1"/>
          <w:sz w:val="22"/>
          <w:szCs w:val="22"/>
        </w:rPr>
        <w:t>body condition score</w:t>
      </w:r>
    </w:p>
    <w:p w14:paraId="2CD2B95D" w14:textId="4EE01A10" w:rsidR="001D31EB" w:rsidRPr="001D31EB" w:rsidRDefault="001D31EB" w:rsidP="00FB7810">
      <w:pPr>
        <w:spacing w:line="480" w:lineRule="auto"/>
        <w:rPr>
          <w:rFonts w:ascii="Arial" w:eastAsia="Arial" w:hAnsi="Arial" w:cs="Arial"/>
          <w:sz w:val="22"/>
          <w:szCs w:val="22"/>
        </w:rPr>
      </w:pPr>
      <w:r>
        <w:rPr>
          <w:rFonts w:ascii="Arial" w:eastAsia="Arial" w:hAnsi="Arial" w:cs="Arial"/>
          <w:sz w:val="22"/>
          <w:szCs w:val="22"/>
        </w:rPr>
        <w:t>ZIRC – Zebrafish International Resource Center</w:t>
      </w:r>
    </w:p>
    <w:p w14:paraId="4B619BE2" w14:textId="77777777" w:rsidR="00D0661F" w:rsidRDefault="00D0661F" w:rsidP="00D0661F">
      <w:pPr>
        <w:spacing w:line="480" w:lineRule="auto"/>
        <w:rPr>
          <w:rFonts w:ascii="Arial" w:eastAsia="Arial" w:hAnsi="Arial" w:cs="Arial"/>
          <w:b/>
          <w:bCs/>
          <w:sz w:val="22"/>
          <w:szCs w:val="22"/>
        </w:rPr>
        <w:sectPr w:rsidR="00D0661F" w:rsidSect="00061986">
          <w:pgSz w:w="12240" w:h="15840"/>
          <w:pgMar w:top="720" w:right="720" w:bottom="720" w:left="720" w:header="720" w:footer="720" w:gutter="0"/>
          <w:lnNumType w:countBy="1" w:restart="continuous"/>
          <w:cols w:space="720"/>
          <w:docGrid w:linePitch="360"/>
        </w:sectPr>
      </w:pPr>
    </w:p>
    <w:p w14:paraId="052CC637" w14:textId="528F9F35" w:rsidR="00D0661F" w:rsidRDefault="00D0661F" w:rsidP="00FB7810">
      <w:pPr>
        <w:spacing w:line="480" w:lineRule="auto"/>
        <w:rPr>
          <w:rFonts w:ascii="Arial" w:eastAsia="Arial" w:hAnsi="Arial" w:cs="Arial"/>
          <w:b/>
          <w:bCs/>
          <w:sz w:val="22"/>
          <w:szCs w:val="22"/>
        </w:rPr>
      </w:pPr>
      <w:r>
        <w:rPr>
          <w:rFonts w:ascii="Arial" w:eastAsia="Arial" w:hAnsi="Arial" w:cs="Arial"/>
          <w:b/>
          <w:bCs/>
          <w:sz w:val="22"/>
          <w:szCs w:val="22"/>
        </w:rPr>
        <w:lastRenderedPageBreak/>
        <w:t>Declarations</w:t>
      </w:r>
    </w:p>
    <w:p w14:paraId="223D9399" w14:textId="77777777" w:rsidR="00D0661F" w:rsidRDefault="00D0661F" w:rsidP="00D0661F">
      <w:pPr>
        <w:spacing w:line="480" w:lineRule="auto"/>
        <w:rPr>
          <w:rFonts w:ascii="Arial" w:eastAsia="Arial" w:hAnsi="Arial" w:cs="Arial"/>
          <w:b/>
          <w:bCs/>
          <w:sz w:val="22"/>
          <w:szCs w:val="22"/>
        </w:rPr>
      </w:pPr>
    </w:p>
    <w:p w14:paraId="17DAEBC4"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Ethics approval and consent to participate</w:t>
      </w:r>
    </w:p>
    <w:p w14:paraId="4493859C" w14:textId="77777777"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The use of zebrafish in this study was approved by the Institutional Animal Care and Use Committee at Oregon State University (</w:t>
      </w:r>
      <w:r>
        <w:rPr>
          <w:rFonts w:ascii="Arial" w:eastAsia="Arial" w:hAnsi="Arial" w:cs="Arial"/>
          <w:sz w:val="22"/>
          <w:szCs w:val="22"/>
        </w:rPr>
        <w:t>permit number:</w:t>
      </w:r>
      <w:r w:rsidRPr="00220480">
        <w:rPr>
          <w:rFonts w:ascii="Arial" w:eastAsia="Arial" w:hAnsi="Arial" w:cs="Arial"/>
          <w:sz w:val="22"/>
          <w:szCs w:val="22"/>
        </w:rPr>
        <w:t xml:space="preserve"> 5151</w:t>
      </w:r>
      <w:r>
        <w:rPr>
          <w:rFonts w:ascii="Arial" w:eastAsia="Arial" w:hAnsi="Arial" w:cs="Arial"/>
          <w:sz w:val="22"/>
          <w:szCs w:val="22"/>
        </w:rPr>
        <w:t>).</w:t>
      </w:r>
    </w:p>
    <w:p w14:paraId="54D801C3" w14:textId="77777777" w:rsidR="00D0661F" w:rsidRDefault="00D0661F" w:rsidP="00D0661F">
      <w:pPr>
        <w:spacing w:line="480" w:lineRule="auto"/>
        <w:rPr>
          <w:rFonts w:ascii="Arial" w:eastAsia="Arial" w:hAnsi="Arial" w:cs="Arial"/>
          <w:b/>
          <w:bCs/>
          <w:sz w:val="22"/>
          <w:szCs w:val="22"/>
        </w:rPr>
      </w:pPr>
    </w:p>
    <w:p w14:paraId="7DC8694E"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Consent for Publication</w:t>
      </w:r>
    </w:p>
    <w:p w14:paraId="0C7CE2E1" w14:textId="77777777" w:rsidR="00D0661F" w:rsidRDefault="00D0661F" w:rsidP="00D0661F">
      <w:pPr>
        <w:spacing w:line="480" w:lineRule="auto"/>
        <w:rPr>
          <w:rFonts w:ascii="Arial" w:eastAsia="Arial" w:hAnsi="Arial" w:cs="Arial"/>
          <w:sz w:val="22"/>
          <w:szCs w:val="22"/>
        </w:rPr>
      </w:pPr>
      <w:r>
        <w:rPr>
          <w:rFonts w:ascii="Arial" w:eastAsia="Arial" w:hAnsi="Arial" w:cs="Arial"/>
          <w:sz w:val="22"/>
          <w:szCs w:val="22"/>
        </w:rPr>
        <w:t>Not applicable</w:t>
      </w:r>
    </w:p>
    <w:p w14:paraId="6E3FE729" w14:textId="77777777" w:rsidR="00D0661F" w:rsidRDefault="00D0661F" w:rsidP="00D0661F">
      <w:pPr>
        <w:spacing w:line="480" w:lineRule="auto"/>
        <w:rPr>
          <w:rFonts w:ascii="Arial" w:eastAsia="Arial" w:hAnsi="Arial" w:cs="Arial"/>
          <w:b/>
          <w:bCs/>
          <w:sz w:val="22"/>
          <w:szCs w:val="22"/>
        </w:rPr>
      </w:pPr>
    </w:p>
    <w:p w14:paraId="24940E3A"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Availability of data and materials</w:t>
      </w:r>
    </w:p>
    <w:p w14:paraId="5EF28423" w14:textId="3C9D2F56"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All code generated during this analysis is available</w:t>
      </w:r>
      <w:r w:rsidR="00AD33EE">
        <w:rPr>
          <w:rFonts w:ascii="Arial" w:eastAsia="Arial" w:hAnsi="Arial" w:cs="Arial"/>
          <w:sz w:val="22"/>
          <w:szCs w:val="22"/>
        </w:rPr>
        <w:t xml:space="preserve"> in the ZF Diet Infection 2020 repository</w:t>
      </w:r>
      <w:r w:rsidRPr="00F92B54">
        <w:rPr>
          <w:rFonts w:ascii="Arial" w:eastAsia="Arial" w:hAnsi="Arial" w:cs="Arial"/>
          <w:sz w:val="22"/>
          <w:szCs w:val="22"/>
        </w:rPr>
        <w:t xml:space="preserve"> at the following URL: </w:t>
      </w:r>
      <w:r w:rsidRPr="003C3A3F">
        <w:rPr>
          <w:rFonts w:ascii="Arial" w:eastAsia="Arial" w:hAnsi="Arial" w:cs="Arial"/>
          <w:sz w:val="22"/>
          <w:szCs w:val="22"/>
        </w:rPr>
        <w:t>https://github.com/sielerjm/ZF-Diet_Infection</w:t>
      </w:r>
      <w:r w:rsidRPr="00F92B54">
        <w:rPr>
          <w:rFonts w:ascii="Arial" w:eastAsia="Arial" w:hAnsi="Arial" w:cs="Arial"/>
          <w:sz w:val="22"/>
          <w:szCs w:val="22"/>
        </w:rPr>
        <w:t>. The raw sequence files generated during the current study are available at the NCBI Sequence Read Archive (SRA) project numbers</w:t>
      </w:r>
      <w:r>
        <w:rPr>
          <w:rFonts w:ascii="Arial" w:eastAsia="Arial" w:hAnsi="Arial" w:cs="Arial"/>
          <w:sz w:val="22"/>
          <w:szCs w:val="22"/>
        </w:rPr>
        <w:t xml:space="preserve"> </w:t>
      </w:r>
      <w:r w:rsidRPr="00E42471">
        <w:rPr>
          <w:rFonts w:ascii="Arial" w:eastAsia="Arial" w:hAnsi="Arial" w:cs="Arial"/>
          <w:sz w:val="22"/>
          <w:szCs w:val="22"/>
        </w:rPr>
        <w:t>PRJNA929305.</w:t>
      </w:r>
    </w:p>
    <w:p w14:paraId="1F06CA47" w14:textId="77777777" w:rsidR="00D0661F" w:rsidRDefault="00D0661F" w:rsidP="00D0661F">
      <w:pPr>
        <w:spacing w:line="480" w:lineRule="auto"/>
        <w:rPr>
          <w:rFonts w:ascii="Arial" w:eastAsia="Arial" w:hAnsi="Arial" w:cs="Arial"/>
          <w:sz w:val="22"/>
          <w:szCs w:val="22"/>
        </w:rPr>
      </w:pPr>
    </w:p>
    <w:p w14:paraId="628AD644" w14:textId="77777777" w:rsidR="00D0661F" w:rsidRPr="00F92B54" w:rsidRDefault="00D0661F" w:rsidP="00D0661F">
      <w:pPr>
        <w:spacing w:line="480" w:lineRule="auto"/>
        <w:rPr>
          <w:rFonts w:ascii="Arial" w:eastAsia="Arial" w:hAnsi="Arial" w:cs="Arial"/>
          <w:b/>
          <w:bCs/>
          <w:sz w:val="22"/>
          <w:szCs w:val="22"/>
        </w:rPr>
      </w:pPr>
      <w:r w:rsidRPr="00F92B54">
        <w:rPr>
          <w:rFonts w:ascii="Arial" w:eastAsia="Arial" w:hAnsi="Arial" w:cs="Arial"/>
          <w:b/>
          <w:bCs/>
          <w:sz w:val="22"/>
          <w:szCs w:val="22"/>
        </w:rPr>
        <w:t>Competing Interests</w:t>
      </w:r>
    </w:p>
    <w:p w14:paraId="034AE2B2" w14:textId="77777777" w:rsidR="00D0661F" w:rsidRPr="00F92B54" w:rsidRDefault="00D0661F" w:rsidP="00D0661F">
      <w:pPr>
        <w:spacing w:line="480" w:lineRule="auto"/>
        <w:rPr>
          <w:rFonts w:ascii="Arial" w:eastAsia="Arial" w:hAnsi="Arial" w:cs="Arial"/>
          <w:sz w:val="22"/>
          <w:szCs w:val="22"/>
        </w:rPr>
      </w:pPr>
      <w:r>
        <w:rPr>
          <w:rFonts w:ascii="Arial" w:eastAsia="Arial" w:hAnsi="Arial" w:cs="Arial"/>
          <w:sz w:val="22"/>
          <w:szCs w:val="22"/>
        </w:rPr>
        <w:t>The authors declare that they have no competing interests.</w:t>
      </w:r>
    </w:p>
    <w:p w14:paraId="23BA69F6" w14:textId="77777777" w:rsidR="00F92B54" w:rsidRDefault="00F92B54" w:rsidP="00FB7810">
      <w:pPr>
        <w:spacing w:line="480" w:lineRule="auto"/>
        <w:rPr>
          <w:rFonts w:ascii="Arial" w:eastAsia="Arial" w:hAnsi="Arial" w:cs="Arial"/>
          <w:b/>
          <w:bCs/>
          <w:sz w:val="22"/>
          <w:szCs w:val="22"/>
        </w:rPr>
      </w:pPr>
    </w:p>
    <w:p w14:paraId="364253C2" w14:textId="4C7E48C4"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Funding</w:t>
      </w:r>
    </w:p>
    <w:p w14:paraId="3A8BE815" w14:textId="655FE67A" w:rsidR="003441B1" w:rsidRPr="00F92B54" w:rsidRDefault="00220480" w:rsidP="00FB7810">
      <w:pPr>
        <w:spacing w:line="480" w:lineRule="auto"/>
        <w:rPr>
          <w:rFonts w:ascii="Arial" w:eastAsia="Arial" w:hAnsi="Arial" w:cs="Arial"/>
          <w:sz w:val="22"/>
          <w:szCs w:val="22"/>
        </w:rPr>
      </w:pPr>
      <w:r>
        <w:rPr>
          <w:rFonts w:ascii="Arial" w:eastAsia="Arial" w:hAnsi="Arial" w:cs="Arial"/>
          <w:sz w:val="22"/>
          <w:szCs w:val="22"/>
        </w:rPr>
        <w:t xml:space="preserve">This work was </w:t>
      </w:r>
      <w:r w:rsidR="003D54B7">
        <w:rPr>
          <w:rFonts w:ascii="Arial" w:eastAsia="Arial" w:hAnsi="Arial" w:cs="Arial"/>
          <w:sz w:val="22"/>
          <w:szCs w:val="22"/>
        </w:rPr>
        <w:t>supported in part</w:t>
      </w:r>
      <w:r>
        <w:rPr>
          <w:rFonts w:ascii="Arial" w:eastAsia="Arial" w:hAnsi="Arial" w:cs="Arial"/>
          <w:sz w:val="22"/>
          <w:szCs w:val="22"/>
        </w:rPr>
        <w:t xml:space="preserve"> by </w:t>
      </w:r>
      <w:r w:rsidRPr="00220480">
        <w:rPr>
          <w:rFonts w:ascii="Arial" w:eastAsia="Arial" w:hAnsi="Arial" w:cs="Arial"/>
          <w:sz w:val="22"/>
          <w:szCs w:val="22"/>
        </w:rPr>
        <w:t>NSF 2025457</w:t>
      </w:r>
      <w:r>
        <w:rPr>
          <w:rFonts w:ascii="Arial" w:eastAsia="Arial" w:hAnsi="Arial" w:cs="Arial"/>
          <w:sz w:val="22"/>
          <w:szCs w:val="22"/>
        </w:rPr>
        <w:t xml:space="preserve">, </w:t>
      </w:r>
      <w:r w:rsidRPr="00220480">
        <w:rPr>
          <w:rFonts w:ascii="Arial" w:eastAsia="Arial" w:hAnsi="Arial" w:cs="Arial"/>
          <w:sz w:val="22"/>
          <w:szCs w:val="22"/>
        </w:rPr>
        <w:t>NIH NIEHS 1 R01 ES030226</w:t>
      </w:r>
      <w:r w:rsidR="003D54B7">
        <w:rPr>
          <w:rFonts w:ascii="Arial" w:eastAsia="Arial" w:hAnsi="Arial" w:cs="Arial"/>
          <w:sz w:val="22"/>
          <w:szCs w:val="22"/>
        </w:rPr>
        <w:t xml:space="preserve"> to TJS</w:t>
      </w:r>
      <w:r>
        <w:rPr>
          <w:rFonts w:ascii="Arial" w:eastAsia="Arial" w:hAnsi="Arial" w:cs="Arial"/>
          <w:sz w:val="22"/>
          <w:szCs w:val="22"/>
        </w:rPr>
        <w:t xml:space="preserve">, and </w:t>
      </w:r>
      <w:r w:rsidRPr="00220480">
        <w:rPr>
          <w:rFonts w:ascii="Arial" w:eastAsia="Arial" w:hAnsi="Arial" w:cs="Arial"/>
          <w:sz w:val="22"/>
          <w:szCs w:val="22"/>
        </w:rPr>
        <w:t>ORIP 3 R24 OD010998-17 S2</w:t>
      </w:r>
      <w:r w:rsidR="003D54B7">
        <w:rPr>
          <w:rFonts w:ascii="Arial" w:eastAsia="Arial" w:hAnsi="Arial" w:cs="Arial"/>
          <w:sz w:val="22"/>
          <w:szCs w:val="22"/>
        </w:rPr>
        <w:t xml:space="preserve"> to MLK</w:t>
      </w:r>
      <w:r>
        <w:rPr>
          <w:rFonts w:ascii="Arial" w:eastAsia="Arial" w:hAnsi="Arial" w:cs="Arial"/>
          <w:sz w:val="22"/>
          <w:szCs w:val="22"/>
        </w:rPr>
        <w:t xml:space="preserve">. </w:t>
      </w:r>
    </w:p>
    <w:p w14:paraId="45475248" w14:textId="58E96CC2" w:rsidR="001D31EB" w:rsidRDefault="001D31EB" w:rsidP="00FB7810">
      <w:pPr>
        <w:spacing w:line="480" w:lineRule="auto"/>
        <w:rPr>
          <w:rFonts w:ascii="Arial" w:eastAsia="Arial" w:hAnsi="Arial" w:cs="Arial"/>
          <w:b/>
          <w:bCs/>
          <w:sz w:val="22"/>
          <w:szCs w:val="22"/>
        </w:rPr>
      </w:pPr>
    </w:p>
    <w:p w14:paraId="0DFE3EA6" w14:textId="05D85B8B"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Authors’ contributions</w:t>
      </w:r>
    </w:p>
    <w:p w14:paraId="7E8CCAD4" w14:textId="301EB660" w:rsidR="001D31EB" w:rsidRDefault="003C3A3F" w:rsidP="00FB7810">
      <w:pPr>
        <w:spacing w:line="480" w:lineRule="auto"/>
        <w:rPr>
          <w:rFonts w:ascii="Arial" w:eastAsia="Arial" w:hAnsi="Arial" w:cs="Arial"/>
          <w:sz w:val="22"/>
          <w:szCs w:val="22"/>
        </w:rPr>
      </w:pPr>
      <w:r w:rsidRPr="003C3A3F">
        <w:rPr>
          <w:rFonts w:ascii="Arial" w:eastAsia="Arial" w:hAnsi="Arial" w:cs="Arial"/>
          <w:sz w:val="22"/>
          <w:szCs w:val="22"/>
        </w:rPr>
        <w:t>TJS and MLK conceived and designed the study. CES conducted the experiments. MJS, TJS, and KDK performed the gut microbiome and integrated analyses. MJS, TJS, MLK, CES, KDK, ZMV contributed to the preparation and editing of the manuscript. MJS prepared the figures. All authors read and approved the final manuscript.</w:t>
      </w:r>
    </w:p>
    <w:p w14:paraId="279EDA59" w14:textId="1AEA0A77" w:rsidR="001D31EB" w:rsidRDefault="001D31EB" w:rsidP="00D0661F">
      <w:pPr>
        <w:spacing w:line="480" w:lineRule="auto"/>
        <w:rPr>
          <w:rFonts w:ascii="Arial" w:eastAsia="Arial" w:hAnsi="Arial" w:cs="Arial"/>
          <w:b/>
          <w:bCs/>
          <w:sz w:val="22"/>
          <w:szCs w:val="22"/>
        </w:rPr>
      </w:pPr>
    </w:p>
    <w:p w14:paraId="5378F06F"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lastRenderedPageBreak/>
        <w:t>Acknowledgements</w:t>
      </w:r>
    </w:p>
    <w:p w14:paraId="61ACAC03" w14:textId="77777777"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The authors thank the members of the Oregon State University Center for Genome Research and Biocomputing for technical assistance with sequencing and maintenance of our computational infrastructure</w:t>
      </w:r>
      <w:r>
        <w:rPr>
          <w:rFonts w:ascii="Arial" w:eastAsia="Arial" w:hAnsi="Arial" w:cs="Arial"/>
          <w:sz w:val="22"/>
          <w:szCs w:val="22"/>
        </w:rPr>
        <w:t>, and Corbin Schuster and Chris Gaulke for sample collection assistance</w:t>
      </w:r>
      <w:r w:rsidRPr="00F92B54">
        <w:rPr>
          <w:rFonts w:ascii="Arial" w:eastAsia="Arial" w:hAnsi="Arial" w:cs="Arial"/>
          <w:sz w:val="22"/>
          <w:szCs w:val="22"/>
        </w:rPr>
        <w:t>.</w:t>
      </w:r>
    </w:p>
    <w:p w14:paraId="1FA03858" w14:textId="77777777" w:rsidR="00D0661F" w:rsidRDefault="00D0661F" w:rsidP="00FB7810">
      <w:pPr>
        <w:spacing w:line="480" w:lineRule="auto"/>
        <w:rPr>
          <w:rFonts w:ascii="Arial" w:eastAsia="Arial" w:hAnsi="Arial" w:cs="Arial"/>
          <w:b/>
          <w:bCs/>
          <w:sz w:val="22"/>
          <w:szCs w:val="22"/>
        </w:rPr>
      </w:pPr>
    </w:p>
    <w:p w14:paraId="36665304" w14:textId="63A37464" w:rsidR="003441B1" w:rsidRDefault="003441B1" w:rsidP="00FB7810">
      <w:pPr>
        <w:spacing w:line="480" w:lineRule="auto"/>
        <w:rPr>
          <w:rFonts w:ascii="Arial" w:eastAsia="Arial" w:hAnsi="Arial" w:cs="Arial"/>
          <w:b/>
          <w:bCs/>
          <w:sz w:val="22"/>
          <w:szCs w:val="22"/>
        </w:rPr>
      </w:pPr>
      <w:r>
        <w:rPr>
          <w:rFonts w:ascii="Arial" w:eastAsia="Arial" w:hAnsi="Arial" w:cs="Arial"/>
          <w:b/>
          <w:bCs/>
          <w:sz w:val="22"/>
          <w:szCs w:val="22"/>
        </w:rPr>
        <w:t>Author</w:t>
      </w:r>
      <w:r w:rsidR="00D0661F">
        <w:rPr>
          <w:rFonts w:ascii="Arial" w:eastAsia="Arial" w:hAnsi="Arial" w:cs="Arial"/>
          <w:b/>
          <w:bCs/>
          <w:sz w:val="22"/>
          <w:szCs w:val="22"/>
        </w:rPr>
        <w:t>s’ information</w:t>
      </w:r>
    </w:p>
    <w:p w14:paraId="4DE9A6BB" w14:textId="345FC749" w:rsidR="003441B1" w:rsidRPr="00F92B54" w:rsidRDefault="003441B1" w:rsidP="00FB7810">
      <w:pPr>
        <w:spacing w:line="480" w:lineRule="auto"/>
        <w:rPr>
          <w:rFonts w:ascii="Arial" w:eastAsia="Arial" w:hAnsi="Arial" w:cs="Arial"/>
          <w:sz w:val="22"/>
          <w:szCs w:val="22"/>
        </w:rPr>
      </w:pPr>
      <w:r w:rsidRPr="00F92B54">
        <w:rPr>
          <w:rFonts w:ascii="Arial" w:eastAsia="Arial" w:hAnsi="Arial" w:cs="Arial"/>
          <w:sz w:val="22"/>
          <w:szCs w:val="22"/>
          <w:vertAlign w:val="superscript"/>
        </w:rPr>
        <w:t>1</w:t>
      </w:r>
      <w:r w:rsidRPr="00F92B54">
        <w:rPr>
          <w:rFonts w:ascii="Arial" w:eastAsia="Arial" w:hAnsi="Arial" w:cs="Arial"/>
          <w:sz w:val="22"/>
          <w:szCs w:val="22"/>
        </w:rPr>
        <w:t xml:space="preserve">Department of Microbiology, Oregon State University, Corvallis, OR 97330, USA. </w:t>
      </w:r>
      <w:r w:rsidR="00220480">
        <w:rPr>
          <w:rFonts w:ascii="Arial" w:eastAsia="Arial" w:hAnsi="Arial" w:cs="Arial"/>
          <w:sz w:val="22"/>
          <w:szCs w:val="22"/>
          <w:vertAlign w:val="superscript"/>
        </w:rPr>
        <w:t>2</w:t>
      </w:r>
      <w:r w:rsidR="00911E65" w:rsidRPr="00911E65">
        <w:rPr>
          <w:rFonts w:ascii="Arial" w:eastAsia="Arial" w:hAnsi="Arial" w:cs="Arial"/>
          <w:sz w:val="22"/>
          <w:szCs w:val="22"/>
        </w:rPr>
        <w:t>Department of Biomedical Sciences, Oregon State University, Corvallis, OR, USA.</w:t>
      </w:r>
      <w:r w:rsidR="00911E65">
        <w:rPr>
          <w:rFonts w:ascii="Arial" w:eastAsia="Arial" w:hAnsi="Arial" w:cs="Arial"/>
          <w:sz w:val="22"/>
          <w:szCs w:val="22"/>
        </w:rPr>
        <w:t xml:space="preserve"> </w:t>
      </w:r>
      <w:r w:rsidR="00220480">
        <w:rPr>
          <w:rFonts w:ascii="Arial" w:eastAsia="Arial" w:hAnsi="Arial" w:cs="Arial"/>
          <w:sz w:val="22"/>
          <w:szCs w:val="22"/>
          <w:vertAlign w:val="superscript"/>
        </w:rPr>
        <w:t>3</w:t>
      </w:r>
      <w:r w:rsidRPr="003441B1">
        <w:rPr>
          <w:rFonts w:ascii="Arial" w:eastAsia="Arial" w:hAnsi="Arial" w:cs="Arial"/>
          <w:sz w:val="22"/>
          <w:szCs w:val="22"/>
        </w:rPr>
        <w:t>Zebrafish International Resource Center, University of Oregon, Eugene, Oregon.</w:t>
      </w:r>
      <w:r w:rsidR="00220480">
        <w:rPr>
          <w:rFonts w:ascii="Arial" w:eastAsia="Arial" w:hAnsi="Arial" w:cs="Arial"/>
          <w:sz w:val="22"/>
          <w:szCs w:val="22"/>
        </w:rPr>
        <w:t xml:space="preserve"> </w:t>
      </w:r>
      <w:r w:rsidR="00220480">
        <w:rPr>
          <w:rFonts w:ascii="Arial" w:eastAsia="Arial" w:hAnsi="Arial" w:cs="Arial"/>
          <w:sz w:val="22"/>
          <w:szCs w:val="22"/>
          <w:vertAlign w:val="superscript"/>
        </w:rPr>
        <w:t>4</w:t>
      </w:r>
      <w:r w:rsidR="00220480" w:rsidRPr="00F92B54">
        <w:rPr>
          <w:rFonts w:ascii="Arial" w:eastAsia="Arial" w:hAnsi="Arial" w:cs="Arial"/>
          <w:sz w:val="22"/>
          <w:szCs w:val="22"/>
        </w:rPr>
        <w:t>Department of Statistics, Oregon State University, Corvallis, OR 97330, USA.</w:t>
      </w:r>
    </w:p>
    <w:p w14:paraId="42058C2B" w14:textId="77777777" w:rsidR="003441B1" w:rsidRDefault="003441B1" w:rsidP="00FB7810">
      <w:pPr>
        <w:spacing w:line="480" w:lineRule="auto"/>
        <w:rPr>
          <w:rFonts w:ascii="Arial" w:eastAsia="Arial" w:hAnsi="Arial" w:cs="Arial"/>
          <w:b/>
          <w:bCs/>
          <w:sz w:val="22"/>
          <w:szCs w:val="22"/>
        </w:rPr>
      </w:pPr>
    </w:p>
    <w:p w14:paraId="1B5FA811" w14:textId="20EA10F3" w:rsidR="00D91026" w:rsidRP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Additional Files</w:t>
      </w:r>
    </w:p>
    <w:p w14:paraId="515F49A5" w14:textId="2AFF4A23" w:rsidR="00C228A0" w:rsidRDefault="001D31EB" w:rsidP="00FB7810">
      <w:pPr>
        <w:spacing w:line="480" w:lineRule="auto"/>
        <w:rPr>
          <w:rFonts w:ascii="Arial" w:eastAsia="Arial" w:hAnsi="Arial" w:cs="Arial"/>
          <w:sz w:val="22"/>
          <w:szCs w:val="22"/>
        </w:rPr>
      </w:pPr>
      <w:r>
        <w:rPr>
          <w:rFonts w:ascii="Arial" w:eastAsia="Arial" w:hAnsi="Arial" w:cs="Arial"/>
          <w:sz w:val="22"/>
          <w:szCs w:val="22"/>
        </w:rPr>
        <w:t xml:space="preserve">Additional file 1: </w:t>
      </w:r>
      <w:r w:rsidR="00C228A0">
        <w:rPr>
          <w:rFonts w:ascii="Arial" w:eastAsia="Arial" w:hAnsi="Arial" w:cs="Arial"/>
          <w:sz w:val="22"/>
          <w:szCs w:val="22"/>
        </w:rPr>
        <w:t>Contains supplementary statistical tables and figures from analyses.</w:t>
      </w:r>
    </w:p>
    <w:p w14:paraId="0C1C9982" w14:textId="46773BC3" w:rsidR="001D064F" w:rsidRPr="00890188" w:rsidRDefault="001D31EB" w:rsidP="001D31EB">
      <w:pPr>
        <w:spacing w:line="480" w:lineRule="auto"/>
        <w:rPr>
          <w:rFonts w:ascii="Arial" w:eastAsia="Arial" w:hAnsi="Arial" w:cs="Arial"/>
          <w:sz w:val="22"/>
          <w:szCs w:val="22"/>
        </w:rPr>
      </w:pPr>
      <w:r>
        <w:rPr>
          <w:rFonts w:ascii="Arial" w:eastAsia="Arial" w:hAnsi="Arial" w:cs="Arial"/>
          <w:sz w:val="22"/>
          <w:szCs w:val="22"/>
        </w:rPr>
        <w:t xml:space="preserve">Additional file 2: Proximate analysis </w:t>
      </w:r>
      <w:r w:rsidR="00C228A0">
        <w:rPr>
          <w:rFonts w:ascii="Arial" w:eastAsia="Arial" w:hAnsi="Arial" w:cs="Arial"/>
          <w:sz w:val="22"/>
          <w:szCs w:val="22"/>
        </w:rPr>
        <w:t xml:space="preserve">of diets used in </w:t>
      </w:r>
      <w:r>
        <w:rPr>
          <w:rFonts w:ascii="Arial" w:eastAsia="Arial" w:hAnsi="Arial" w:cs="Arial"/>
          <w:sz w:val="22"/>
          <w:szCs w:val="22"/>
        </w:rPr>
        <w:t xml:space="preserve">the </w:t>
      </w:r>
      <w:r w:rsidR="00C228A0">
        <w:rPr>
          <w:rFonts w:ascii="Arial" w:eastAsia="Arial" w:hAnsi="Arial" w:cs="Arial"/>
          <w:sz w:val="22"/>
          <w:szCs w:val="22"/>
        </w:rPr>
        <w:t>study.</w:t>
      </w:r>
      <w:r w:rsidR="001D064F" w:rsidRPr="00890188">
        <w:rPr>
          <w:rFonts w:ascii="Arial" w:eastAsia="Arial" w:hAnsi="Arial" w:cs="Arial"/>
          <w:sz w:val="22"/>
          <w:szCs w:val="22"/>
        </w:rPr>
        <w:br w:type="page"/>
      </w:r>
    </w:p>
    <w:p w14:paraId="4493EE07" w14:textId="1416ED62" w:rsidR="00010C55" w:rsidRPr="00890188" w:rsidRDefault="7593FD0B" w:rsidP="00FB7810">
      <w:pPr>
        <w:pStyle w:val="Bibliography"/>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References</w:t>
      </w:r>
      <w:r w:rsidR="00A723ED">
        <w:rPr>
          <w:rFonts w:ascii="Arial" w:eastAsia="Arial" w:hAnsi="Arial" w:cs="Arial"/>
          <w:b/>
          <w:bCs/>
          <w:sz w:val="22"/>
          <w:szCs w:val="22"/>
        </w:rPr>
        <w:t xml:space="preserve"> </w:t>
      </w:r>
    </w:p>
    <w:p w14:paraId="204C168F" w14:textId="77777777" w:rsidR="000527BC" w:rsidRPr="000527BC" w:rsidRDefault="00AC34B4" w:rsidP="000527BC">
      <w:pPr>
        <w:pStyle w:val="Bibliography"/>
      </w:pPr>
      <w:r w:rsidRPr="00890188">
        <w:rPr>
          <w:rFonts w:eastAsia="Arial"/>
        </w:rPr>
        <w:fldChar w:fldCharType="begin"/>
      </w:r>
      <w:r w:rsidR="000527BC">
        <w:rPr>
          <w:rFonts w:eastAsia="Arial"/>
        </w:rPr>
        <w:instrText xml:space="preserve"> ADDIN ZOTERO_BIBL {"uncited":[],"omitted":[],"custom":[[["http://zotero.org/users/5603014/items/2Z79FQGP"],"22. Gaulke CA, Martins ML, Watral VG, Humphreys IR, Spagnoli ST, Kent ML, et al. A longitudinal assessment of host-microbe-parasite interactions resolves the zebrafish gut microbiome\\uc0\\u8217{}s link to {\\i{}Pseudocapillaria tomentosa} infection and pathology. Microbiome. 2019;7:10."],[["http://zotero.org/users/5603014/items/3DJTJURT"],"5. Fowler LA, Williams MB, Dennis-Cornelius LN, Farmer S, Barry RJ, Powell ML, et al. Influence of Commercial and Laboratory Diets on Growth, Body Composition, and Reproduction in the Zebrafish {\\i{}Danio rerio}. Zebrafish. 2019;16:508\\uc0\\u8211{}21."],[["http://zotero.org/users/5603014/items/PFS6DLLW"],"16. Leigh SC, Nguyen-Phuc B-Q, German DP. The effects of protein and fiber content on gut structure and function in zebrafish ({\\i{}Danio rerio}). J Comp Physiol B. 2018;188:237\\uc0\\u8211{}53."],[["http://zotero.org/users/5603014/items/US3ZDRNH"],"28. Chang CT, Benedict S, Whipps CM. Transmission of {\\i{}Mycobacterium chelonae and Mycobacterium marinum} in laboratory zebrafish through live feeds. Journal of Fish Diseases. 2019;42:1425\\uc0\\u8211{}31."],[["http://zotero.org/users/5603014/items/HJ6PQN2U"],"25. Whipps C, Matthews J, Kent M. Distribution and genetic characterization of {\\i{}Mycobacterium chelonae} in laboratory zebrafish {\\i{}Danio rerio}. Dis Aquat Org. 2008;82:45\\uc0\\u8211{}54."],[["http://zotero.org/users/5603014/items/E8CW97SC"],"21. Vishnivetskaya TA, Kathariou S, Tiedje JM. The {\\i{}Exiguobacterium} genus: biodiversity and biogeography. Extremophiles. 2009;13:541\\uc0\\u8211{}55."],[["http://zotero.org/users/5603014/items/ZBGUUSHX"],"24. Daligault H, Lapidus A, Zeytun A, Nolan M, Lucas S, Rio TGD, et al. Complete genome sequence of {\\i{}Haliscomenobacter hydrossis} type strain (OT). Standards in Genomic Sciences. 2011;4:352."],[["http://zotero.org/users/5603014/items/YNUE48SN"],"36. Peterson TS, Ferguson JA, Watral VG, Mutoji KN, Ennis DG, Kent ML. Paramecium caudatum enhances transmission and infectivity of {\\i{}Mycobacterium marinum }and{\\i{} Mycobacterium chelonae} in zebrafish ({\\i{}Danio rerio}). Dis Aquat Organ. 2013;106:229\\uc0\\u8211{}39."],[["http://zotero.org/users/5603014/items/BRMS3D6M"],"34. Kent ML, Watral VG, Kirchoff NS, Spagnoli ST, Sharpton TJ. Effects of Subclinical {\\i{}Mycobacterium chelonae} Infections on Fecundity and Embryo Survival in Zebrafish. Zebrafish. 2016;13 Suppl 1:S-88-S-95."],[["http://zotero.org/users/5603014/items/HYG4Z9AZ"],"40. Ramsay JM, Watral V, Schreck CB, Kent ML. Husbandry stress exacerbates mycobacterial infections in adult zebrafish, {\\i{}Danio rerio} (Hamilton). J Fish Dis. 2009;32:931\\uc0\\u8211{}41."],[["http://zotero.org/users/5603014/items/GYI5227N"],"41. Watral V, Kent ML. Pathogenesis of {\\i{}Mycobacterium spp.} in zebrafish ({\\i{}Danio rerio}) from research facilities. Comparative Biochemistry and Physiology Part C: Toxicology &amp; Pharmacology. 2007;145:55\\uc0\\u8211{}60."]]} CSL_BIBLIOGRAPHY </w:instrText>
      </w:r>
      <w:r w:rsidRPr="00890188">
        <w:rPr>
          <w:rFonts w:eastAsia="Arial"/>
        </w:rPr>
        <w:fldChar w:fldCharType="separate"/>
      </w:r>
      <w:r w:rsidR="000527BC" w:rsidRPr="000527BC">
        <w:t>1. Stagaman K, Sharpton TJ, Guillemin K. Zebrafish microbiome studies make waves. Lab Anim (NY). 2020;49:201–7.</w:t>
      </w:r>
    </w:p>
    <w:p w14:paraId="220A2D83" w14:textId="77777777" w:rsidR="000527BC" w:rsidRPr="000527BC" w:rsidRDefault="000527BC" w:rsidP="000527BC">
      <w:pPr>
        <w:pStyle w:val="Bibliography"/>
      </w:pPr>
      <w:r w:rsidRPr="000527BC">
        <w:t>2. Watts SA, Lawrence C, Powell M, D’Abramo LR. The Vital Relationship Between Nutrition and Health in Zebrafish. Zebrafish. 2016;13 Suppl 1:S-72-S-76.</w:t>
      </w:r>
    </w:p>
    <w:p w14:paraId="7B80D1F4" w14:textId="77777777" w:rsidR="000527BC" w:rsidRPr="000527BC" w:rsidRDefault="000527BC" w:rsidP="000527BC">
      <w:pPr>
        <w:pStyle w:val="Bibliography"/>
      </w:pPr>
      <w:r w:rsidRPr="000527BC">
        <w:t>3. López Nadal A, Ikeda-Ohtsubo W, Sipkema D, Peggs D, McGurk C, Forlenza M, et al. Feed, Microbiota, and Gut Immunity: Using the Zebrafish Model to Understand Fish Health. Frontiers in Immunology. 2020;11.</w:t>
      </w:r>
    </w:p>
    <w:p w14:paraId="180375E7" w14:textId="77777777" w:rsidR="000527BC" w:rsidRPr="000527BC" w:rsidRDefault="000527BC" w:rsidP="000527BC">
      <w:pPr>
        <w:pStyle w:val="Bibliography"/>
      </w:pPr>
      <w:r w:rsidRPr="000527BC">
        <w:t>4. Watts SA, D’Abramo LR. Standardized Reference Diets for Zebrafish: Addressing Nutritional Control in Experimental Methodology. Annu Rev Nutr. 2021;41:511–27.</w:t>
      </w:r>
    </w:p>
    <w:p w14:paraId="57CEE6EC" w14:textId="77777777" w:rsidR="000527BC" w:rsidRPr="000527BC" w:rsidRDefault="000527BC" w:rsidP="000527BC">
      <w:pPr>
        <w:pStyle w:val="Bibliography"/>
      </w:pPr>
      <w:r w:rsidRPr="000527BC">
        <w:t xml:space="preserve">5. Fowler LA, Williams MB, Dennis-Cornelius LN, Farmer S, Barry RJ, Powell ML, et al. Influence of Commercial and Laboratory Diets on Growth, Body Composition, and Reproduction in the Zebrafish </w:t>
      </w:r>
      <w:r w:rsidRPr="000527BC">
        <w:rPr>
          <w:i/>
          <w:iCs/>
        </w:rPr>
        <w:t>Danio rerio</w:t>
      </w:r>
      <w:r w:rsidRPr="000527BC">
        <w:t>. Zebrafish. 2019;16:508–21.</w:t>
      </w:r>
    </w:p>
    <w:p w14:paraId="377DDAEE" w14:textId="77777777" w:rsidR="000527BC" w:rsidRPr="000527BC" w:rsidRDefault="000527BC" w:rsidP="000527BC">
      <w:pPr>
        <w:pStyle w:val="Bibliography"/>
      </w:pPr>
      <w:r w:rsidRPr="000527BC">
        <w:t>6. Fowler LA, Williams MB, D’Abramo LR, Watts SA. Zebrafish Nutrition—Moving Forward. In: The Zebrafish in Biomedical Research. Elsevier; 2020. p. 379–401.</w:t>
      </w:r>
    </w:p>
    <w:p w14:paraId="7244A537" w14:textId="77777777" w:rsidR="000527BC" w:rsidRPr="000527BC" w:rsidRDefault="000527BC" w:rsidP="000527BC">
      <w:pPr>
        <w:pStyle w:val="Bibliography"/>
      </w:pPr>
      <w:r w:rsidRPr="000527BC">
        <w:t>7. Fowler LA, Dennis-Cornelius LN, Dawson JA, Barry RJ, Davis JL, Powell ML, et al. Both Dietary Ratio of n–6 to n–3 Fatty Acids and Total Dietary Lipid Are Positively Associated with Adiposity and Reproductive Health in Zebrafish. Curr Dev Nutr. 2020;4:nzaa034.</w:t>
      </w:r>
    </w:p>
    <w:p w14:paraId="4E831721" w14:textId="77777777" w:rsidR="000527BC" w:rsidRPr="000527BC" w:rsidRDefault="000527BC" w:rsidP="000527BC">
      <w:pPr>
        <w:pStyle w:val="Bibliography"/>
      </w:pPr>
      <w:r w:rsidRPr="000527BC">
        <w:t>8. Ravussin Y, Koren O, Spor A, LeDuc C, Gutman R, Stombaugh J, et al. Responses of Gut Microbiota to Diet Composition and Weight Loss in Lean and Obese Mice. Obesity. 2012;20:738–47.</w:t>
      </w:r>
    </w:p>
    <w:p w14:paraId="161B396A" w14:textId="77777777" w:rsidR="000527BC" w:rsidRPr="000527BC" w:rsidRDefault="000527BC" w:rsidP="000527BC">
      <w:pPr>
        <w:pStyle w:val="Bibliography"/>
      </w:pPr>
      <w:r w:rsidRPr="000527BC">
        <w:t>9. Turnbaugh PJ, Bäckhed F, Fulton L, Gordon JI. Diet-Induced Obesity Is Linked to Marked but Reversible Alterations in the Mouse Distal Gut Microbiome. Cell Host &amp; Microbe. 2008;3:213–23.</w:t>
      </w:r>
    </w:p>
    <w:p w14:paraId="2D76449E" w14:textId="77777777" w:rsidR="000527BC" w:rsidRPr="000527BC" w:rsidRDefault="000527BC" w:rsidP="000527BC">
      <w:pPr>
        <w:pStyle w:val="Bibliography"/>
      </w:pPr>
      <w:r w:rsidRPr="000527BC">
        <w:t>10. David LA, Maurice CF, Carmody RN, Gootenberg DB, Button JE, Wolfe BE, et al. Diet rapidly and reproducibly alters the human gut microbiome. Nature. 2014;505:559–63.</w:t>
      </w:r>
    </w:p>
    <w:p w14:paraId="2D332236" w14:textId="77777777" w:rsidR="000527BC" w:rsidRPr="000527BC" w:rsidRDefault="000527BC" w:rsidP="000527BC">
      <w:pPr>
        <w:pStyle w:val="Bibliography"/>
      </w:pPr>
      <w:r w:rsidRPr="000527BC">
        <w:t>11. Kešnerová L, Mars RAT, Ellegaard KM, Troilo M, Sauer U, Engel P. Disentangling metabolic functions of bacteria in the honey bee gut. PLOS Biology. 2017;15:e2003467.</w:t>
      </w:r>
    </w:p>
    <w:p w14:paraId="1DB45007" w14:textId="77777777" w:rsidR="000527BC" w:rsidRPr="000527BC" w:rsidRDefault="000527BC" w:rsidP="000527BC">
      <w:pPr>
        <w:pStyle w:val="Bibliography"/>
      </w:pPr>
      <w:r w:rsidRPr="000527BC">
        <w:t>12. Ley RE, Hamady M, Lozupone C, Turnbaugh P, Ramey RR, Bircher JS, et al. Evolution of mammals and their gut microbes. Science. 2008;320:1647–51.</w:t>
      </w:r>
    </w:p>
    <w:p w14:paraId="296EF14A" w14:textId="77777777" w:rsidR="000527BC" w:rsidRPr="000527BC" w:rsidRDefault="000527BC" w:rsidP="000527BC">
      <w:pPr>
        <w:pStyle w:val="Bibliography"/>
      </w:pPr>
      <w:r w:rsidRPr="000527BC">
        <w:t>13. Zheng H, Powell JE, Steele MI, Dietrich C, Moran NA. Honeybee gut microbiota promotes host weight gain via bacterial metabolism and hormonal signaling. Proceedings of the National Academy of Sciences. 2017;114:4775–80.</w:t>
      </w:r>
    </w:p>
    <w:p w14:paraId="202B6812" w14:textId="77777777" w:rsidR="000527BC" w:rsidRPr="000527BC" w:rsidRDefault="000527BC" w:rsidP="000527BC">
      <w:pPr>
        <w:pStyle w:val="Bibliography"/>
      </w:pPr>
      <w:r w:rsidRPr="000527BC">
        <w:t>14. Roeselers G, Mittge EK, Stephens WZ, Parichy DM, Cavanaugh CM, Guillemin K, et al. Evidence for a core gut microbiota in the zebrafish. ISME J. 2011;5:1595–608.</w:t>
      </w:r>
    </w:p>
    <w:p w14:paraId="3C443941" w14:textId="77777777" w:rsidR="000527BC" w:rsidRPr="000527BC" w:rsidRDefault="000527BC" w:rsidP="000527BC">
      <w:pPr>
        <w:pStyle w:val="Bibliography"/>
      </w:pPr>
      <w:r w:rsidRPr="000527BC">
        <w:t>15. Sharpton TJ, Stagaman K, Sieler Jr. MJ, Arnold HK, Davis EW. Phylogenetic Integration Reveals the Zebrafish Core Microbiome and Its Sensitivity to Environmental Exposures. Toxics. 2021;9:10.</w:t>
      </w:r>
    </w:p>
    <w:p w14:paraId="20554DBA" w14:textId="77777777" w:rsidR="000527BC" w:rsidRPr="000527BC" w:rsidRDefault="000527BC" w:rsidP="000527BC">
      <w:pPr>
        <w:pStyle w:val="Bibliography"/>
      </w:pPr>
      <w:r w:rsidRPr="000527BC">
        <w:lastRenderedPageBreak/>
        <w:t>16. Leigh SC, Nguyen-Phuc B-Q, German DP. The effects of protein and fiber content on gut structure and function in zebrafish (</w:t>
      </w:r>
      <w:r w:rsidRPr="000527BC">
        <w:rPr>
          <w:i/>
          <w:iCs/>
        </w:rPr>
        <w:t>Danio rerio</w:t>
      </w:r>
      <w:r w:rsidRPr="000527BC">
        <w:t>). J Comp Physiol B. 2018;188:237–53.</w:t>
      </w:r>
    </w:p>
    <w:p w14:paraId="0393AD9E" w14:textId="77777777" w:rsidR="000527BC" w:rsidRPr="000527BC" w:rsidRDefault="000527BC" w:rsidP="000527BC">
      <w:pPr>
        <w:pStyle w:val="Bibliography"/>
      </w:pPr>
      <w:r w:rsidRPr="000527BC">
        <w:t>17. Leigh SC, Catabay C, German DP. Sustained changes in digestive physiology and microbiome across sequential generations of zebrafish fed different diets. Comparative Biochemistry and Physiology Part A: Molecular &amp; Integrative Physiology. 2022;273:111285.</w:t>
      </w:r>
    </w:p>
    <w:p w14:paraId="53784018" w14:textId="77777777" w:rsidR="000527BC" w:rsidRPr="000527BC" w:rsidRDefault="000527BC" w:rsidP="000527BC">
      <w:pPr>
        <w:pStyle w:val="Bibliography"/>
      </w:pPr>
      <w:r w:rsidRPr="000527BC">
        <w:t>18. Wong S, Stephens WZ, Burns AR, Stagaman K, David LA, Bohannan BJM, et al. Ontogenetic Differences in Dietary Fat Influence Microbiota Assembly in the Zebrafish Gut. mBio. 2015;6.</w:t>
      </w:r>
    </w:p>
    <w:p w14:paraId="473FAD50" w14:textId="77777777" w:rsidR="000527BC" w:rsidRPr="000527BC" w:rsidRDefault="000527BC" w:rsidP="000527BC">
      <w:pPr>
        <w:pStyle w:val="Bibliography"/>
      </w:pPr>
      <w:r w:rsidRPr="000527BC">
        <w:t xml:space="preserve">19. Kent ML, Sanders JL, Spagnoli S, Al‐Samarrie CE, Murray KN. Review of diseases and health management in zebrafish </w:t>
      </w:r>
      <w:r w:rsidRPr="000527BC">
        <w:rPr>
          <w:i/>
          <w:iCs/>
        </w:rPr>
        <w:t>Danio rerio</w:t>
      </w:r>
      <w:r w:rsidRPr="000527BC">
        <w:t xml:space="preserve"> (Hamilton 1822) in research facilities. J Fish Dis. 2020;43:637–50.</w:t>
      </w:r>
    </w:p>
    <w:p w14:paraId="70E8B2AC" w14:textId="77777777" w:rsidR="000527BC" w:rsidRPr="000527BC" w:rsidRDefault="000527BC" w:rsidP="000527BC">
      <w:pPr>
        <w:pStyle w:val="Bibliography"/>
      </w:pPr>
      <w:r w:rsidRPr="000527BC">
        <w:t>20. Semova I, Carten JD, Stombaugh J, Mackey LC, Knight R, Farber SA, et al. Microbiota Regulate Intestinal Absorption and Metabolism of Fatty Acids in the Zebrafish. Cell Host &amp; Microbe. 2012;12:277–88.</w:t>
      </w:r>
    </w:p>
    <w:p w14:paraId="2A1B5DCE" w14:textId="77777777" w:rsidR="000527BC" w:rsidRPr="000527BC" w:rsidRDefault="000527BC" w:rsidP="000527BC">
      <w:pPr>
        <w:pStyle w:val="Bibliography"/>
      </w:pPr>
      <w:r w:rsidRPr="000527BC">
        <w:t xml:space="preserve">21. Vishnivetskaya TA, Kathariou S, Tiedje JM. The </w:t>
      </w:r>
      <w:r w:rsidRPr="000527BC">
        <w:rPr>
          <w:i/>
          <w:iCs/>
        </w:rPr>
        <w:t>Exiguobacterium</w:t>
      </w:r>
      <w:r w:rsidRPr="000527BC">
        <w:t xml:space="preserve"> genus: biodiversity and biogeography. Extremophiles. 2009;13:541–55.</w:t>
      </w:r>
    </w:p>
    <w:p w14:paraId="76EA8245" w14:textId="77777777" w:rsidR="000527BC" w:rsidRPr="000527BC" w:rsidRDefault="000527BC" w:rsidP="000527BC">
      <w:pPr>
        <w:pStyle w:val="Bibliography"/>
      </w:pPr>
      <w:r w:rsidRPr="000527BC">
        <w:t xml:space="preserve">22. Gaulke CA, Martins ML, Watral VG, Humphreys IR, Spagnoli ST, Kent ML, et al. A longitudinal assessment of host-microbe-parasite interactions resolves the zebrafish gut microbiome’s link to </w:t>
      </w:r>
      <w:r w:rsidRPr="000527BC">
        <w:rPr>
          <w:i/>
          <w:iCs/>
        </w:rPr>
        <w:t>Pseudocapillaria tomentosa</w:t>
      </w:r>
      <w:r w:rsidRPr="000527BC">
        <w:t xml:space="preserve"> infection and pathology. Microbiome. 2019;7:10.</w:t>
      </w:r>
    </w:p>
    <w:p w14:paraId="1D949A7D" w14:textId="77777777" w:rsidR="000527BC" w:rsidRPr="000527BC" w:rsidRDefault="000527BC" w:rsidP="000527BC">
      <w:pPr>
        <w:pStyle w:val="Bibliography"/>
      </w:pPr>
      <w:r w:rsidRPr="000527BC">
        <w:t>23. Tian C, Jiang D, Hammer A, Sharpton T, Jiang Y. Compositional Graphical Lasso Resolves the Impact of Parasitic Infection on Gut Microbial Interaction Networks in a Zebrafish Model. 2022.</w:t>
      </w:r>
    </w:p>
    <w:p w14:paraId="68F765FB" w14:textId="77777777" w:rsidR="000527BC" w:rsidRPr="000527BC" w:rsidRDefault="000527BC" w:rsidP="000527BC">
      <w:pPr>
        <w:pStyle w:val="Bibliography"/>
      </w:pPr>
      <w:r w:rsidRPr="000527BC">
        <w:t xml:space="preserve">24. Daligault H, Lapidus A, Zeytun A, Nolan M, Lucas S, Rio TGD, et al. Complete genome sequence of </w:t>
      </w:r>
      <w:r w:rsidRPr="000527BC">
        <w:rPr>
          <w:i/>
          <w:iCs/>
        </w:rPr>
        <w:t>Haliscomenobacter hydrossis</w:t>
      </w:r>
      <w:r w:rsidRPr="000527BC">
        <w:t xml:space="preserve"> type strain (OT). Standards in Genomic Sciences. 2011;4:352.</w:t>
      </w:r>
    </w:p>
    <w:p w14:paraId="76102D57" w14:textId="77777777" w:rsidR="000527BC" w:rsidRPr="000527BC" w:rsidRDefault="000527BC" w:rsidP="000527BC">
      <w:pPr>
        <w:pStyle w:val="Bibliography"/>
      </w:pPr>
      <w:r w:rsidRPr="000527BC">
        <w:t xml:space="preserve">25. Whipps C, Matthews J, Kent M. Distribution and genetic characterization of </w:t>
      </w:r>
      <w:r w:rsidRPr="000527BC">
        <w:rPr>
          <w:i/>
          <w:iCs/>
        </w:rPr>
        <w:t>Mycobacterium chelonae</w:t>
      </w:r>
      <w:r w:rsidRPr="000527BC">
        <w:t xml:space="preserve"> in laboratory zebrafish </w:t>
      </w:r>
      <w:r w:rsidRPr="000527BC">
        <w:rPr>
          <w:i/>
          <w:iCs/>
        </w:rPr>
        <w:t>Danio rerio</w:t>
      </w:r>
      <w:r w:rsidRPr="000527BC">
        <w:t>. Dis Aquat Org. 2008;82:45–54.</w:t>
      </w:r>
    </w:p>
    <w:p w14:paraId="65A856AB" w14:textId="77777777" w:rsidR="000527BC" w:rsidRPr="000527BC" w:rsidRDefault="000527BC" w:rsidP="000527BC">
      <w:pPr>
        <w:pStyle w:val="Bibliography"/>
      </w:pPr>
      <w:r w:rsidRPr="000527BC">
        <w:t>26. Beran V, Matlova L, Dvorska L, Svastova P, Pavlik I. Distribution of mycobacteria in clinically healthy ornamental fish and their aquarium environment. J Fish Diseases. 2006;29:383–93.</w:t>
      </w:r>
    </w:p>
    <w:p w14:paraId="0611C5E7" w14:textId="77777777" w:rsidR="000527BC" w:rsidRPr="000527BC" w:rsidRDefault="000527BC" w:rsidP="000527BC">
      <w:pPr>
        <w:pStyle w:val="Bibliography"/>
      </w:pPr>
      <w:r w:rsidRPr="000527BC">
        <w:t>27. Kent M, Varga Z. Use of Zebrafish in Research and Importance of Health and Husbandry. ILAR Journal. 2012;53:89–94.</w:t>
      </w:r>
    </w:p>
    <w:p w14:paraId="72E1D1FB" w14:textId="77777777" w:rsidR="000527BC" w:rsidRPr="000527BC" w:rsidRDefault="000527BC" w:rsidP="000527BC">
      <w:pPr>
        <w:pStyle w:val="Bibliography"/>
      </w:pPr>
      <w:r w:rsidRPr="000527BC">
        <w:t xml:space="preserve">28. Chang CT, Benedict S, Whipps CM. Transmission of </w:t>
      </w:r>
      <w:r w:rsidRPr="000527BC">
        <w:rPr>
          <w:i/>
          <w:iCs/>
        </w:rPr>
        <w:t>Mycobacterium chelonae and Mycobacterium marinum</w:t>
      </w:r>
      <w:r w:rsidRPr="000527BC">
        <w:t xml:space="preserve"> in laboratory zebrafish through live feeds. Journal of Fish Diseases. 2019;42:1425–31.</w:t>
      </w:r>
    </w:p>
    <w:p w14:paraId="5C418AAF" w14:textId="77777777" w:rsidR="000527BC" w:rsidRPr="000527BC" w:rsidRDefault="000527BC" w:rsidP="000527BC">
      <w:pPr>
        <w:pStyle w:val="Bibliography"/>
      </w:pPr>
      <w:r w:rsidRPr="000527BC">
        <w:t>29. Burns AR, Stephens WZ, Stagaman K, Wong S, Rawls JF, Guillemin K, et al. Contribution of neutral processes to the assembly of gut microbial communities in the zebrafish over host development. ISME J. 2016;10:655–64.</w:t>
      </w:r>
    </w:p>
    <w:p w14:paraId="59724931" w14:textId="77777777" w:rsidR="000527BC" w:rsidRPr="000527BC" w:rsidRDefault="000527BC" w:rsidP="000527BC">
      <w:pPr>
        <w:pStyle w:val="Bibliography"/>
      </w:pPr>
      <w:r w:rsidRPr="000527BC">
        <w:t>30. Stephens WZ, Burns AR, Stagaman K, Wong S, Rawls JF, Guillemin K, et al. The composition of the zebrafish intestinal microbial community varies across development. ISME J. 2016;10:644–54.</w:t>
      </w:r>
    </w:p>
    <w:p w14:paraId="106ED30A" w14:textId="77777777" w:rsidR="000527BC" w:rsidRPr="000527BC" w:rsidRDefault="000527BC" w:rsidP="000527BC">
      <w:pPr>
        <w:pStyle w:val="Bibliography"/>
      </w:pPr>
      <w:r w:rsidRPr="000527BC">
        <w:t>31. Xiao F, Zhu W, Yu Y, He Z, Wu B, Wang C, et al. Host development overwhelms environmental dispersal in governing the ecological succession of zebrafish gut microbiota. npj Biofilms Microbiomes. 2021;7:1–12.</w:t>
      </w:r>
    </w:p>
    <w:p w14:paraId="06A2F23D" w14:textId="77777777" w:rsidR="000527BC" w:rsidRPr="000527BC" w:rsidRDefault="000527BC" w:rsidP="000527BC">
      <w:pPr>
        <w:pStyle w:val="Bibliography"/>
      </w:pPr>
      <w:r w:rsidRPr="000527BC">
        <w:lastRenderedPageBreak/>
        <w:t>32. Xiao F, Zhu W, Yu Y, Huang J, Li J, He Z, et al. Interactions and Stability of Gut Microbiota in Zebrafish Increase with Host Development. Microbiol Spectr. 2022;10:e01696-21.</w:t>
      </w:r>
    </w:p>
    <w:p w14:paraId="3433CC34" w14:textId="77777777" w:rsidR="000527BC" w:rsidRPr="000527BC" w:rsidRDefault="000527BC" w:rsidP="000527BC">
      <w:pPr>
        <w:pStyle w:val="Bibliography"/>
      </w:pPr>
      <w:r w:rsidRPr="000527BC">
        <w:t>33. Sharpton TJ. Role of the Gut Microbiome in Vertebrate Evolution. mSystems. 2018;3:e00174-17.</w:t>
      </w:r>
    </w:p>
    <w:p w14:paraId="422DA9A7" w14:textId="77777777" w:rsidR="000527BC" w:rsidRPr="000527BC" w:rsidRDefault="000527BC" w:rsidP="000527BC">
      <w:pPr>
        <w:pStyle w:val="Bibliography"/>
      </w:pPr>
      <w:r w:rsidRPr="000527BC">
        <w:t xml:space="preserve">34. Kent ML, Watral VG, Kirchoff NS, Spagnoli ST, Sharpton TJ. Effects of Subclinical </w:t>
      </w:r>
      <w:r w:rsidRPr="000527BC">
        <w:rPr>
          <w:i/>
          <w:iCs/>
        </w:rPr>
        <w:t>Mycobacterium chelonae</w:t>
      </w:r>
      <w:r w:rsidRPr="000527BC">
        <w:t xml:space="preserve"> Infections on Fecundity and Embryo Survival in Zebrafish. Zebrafish. 2016;13 Suppl 1:S-88-S-95.</w:t>
      </w:r>
    </w:p>
    <w:p w14:paraId="6CD23F6F" w14:textId="77777777" w:rsidR="000527BC" w:rsidRPr="000527BC" w:rsidRDefault="000527BC" w:rsidP="000527BC">
      <w:pPr>
        <w:pStyle w:val="Bibliography"/>
      </w:pPr>
      <w:r w:rsidRPr="000527BC">
        <w:t>35. Kent ML, Harper C, Wolf JC. Documented and Potential Research Impacts of Subclinical Diseases in Zebrafish. ILAR Journal. 2012;53:126–34.</w:t>
      </w:r>
    </w:p>
    <w:p w14:paraId="58D8885F" w14:textId="77777777" w:rsidR="000527BC" w:rsidRPr="000527BC" w:rsidRDefault="000527BC" w:rsidP="000527BC">
      <w:pPr>
        <w:pStyle w:val="Bibliography"/>
      </w:pPr>
      <w:r w:rsidRPr="000527BC">
        <w:t xml:space="preserve">36. Peterson TS, Ferguson JA, Watral VG, Mutoji KN, Ennis DG, Kent ML. Paramecium caudatum enhances transmission and infectivity of </w:t>
      </w:r>
      <w:r w:rsidRPr="000527BC">
        <w:rPr>
          <w:i/>
          <w:iCs/>
        </w:rPr>
        <w:t xml:space="preserve">Mycobacterium marinum </w:t>
      </w:r>
      <w:r w:rsidRPr="000527BC">
        <w:t>and</w:t>
      </w:r>
      <w:r w:rsidRPr="000527BC">
        <w:rPr>
          <w:i/>
          <w:iCs/>
        </w:rPr>
        <w:t xml:space="preserve"> Mycobacterium chelonae</w:t>
      </w:r>
      <w:r w:rsidRPr="000527BC">
        <w:t xml:space="preserve"> in zebrafish (</w:t>
      </w:r>
      <w:r w:rsidRPr="000527BC">
        <w:rPr>
          <w:i/>
          <w:iCs/>
        </w:rPr>
        <w:t>Danio rerio</w:t>
      </w:r>
      <w:r w:rsidRPr="000527BC">
        <w:t>). Dis Aquat Organ. 2013;106:229–39.</w:t>
      </w:r>
    </w:p>
    <w:p w14:paraId="05F498E1" w14:textId="77777777" w:rsidR="000527BC" w:rsidRPr="000527BC" w:rsidRDefault="000527BC" w:rsidP="000527BC">
      <w:pPr>
        <w:pStyle w:val="Bibliography"/>
      </w:pPr>
      <w:r w:rsidRPr="000527BC">
        <w:t>37. Stephens WZ, Wiles TJ, Martinez ES, Jemielita M, Burns AR, Parthasarathy R, et al. Identification of Population Bottlenecks and Colonization Factors during Assembly of Bacterial Communities within the Zebrafish Intestine. mBio. 2015;6:e01163-15.</w:t>
      </w:r>
    </w:p>
    <w:p w14:paraId="1399A697" w14:textId="77777777" w:rsidR="000527BC" w:rsidRPr="000527BC" w:rsidRDefault="000527BC" w:rsidP="000527BC">
      <w:pPr>
        <w:pStyle w:val="Bibliography"/>
      </w:pPr>
      <w:r w:rsidRPr="000527BC">
        <w:t>38. Gaulke CA, Beaver LM, Armour CR, Humphreys IR, Barton CL, Tanguay RL, et al. An integrated gene catalog of the zebrafish gut microbiome reveals significant homology with mammalian microbiomes. preprint. Microbiology; 2020.</w:t>
      </w:r>
    </w:p>
    <w:p w14:paraId="0898A0D6" w14:textId="77777777" w:rsidR="000527BC" w:rsidRPr="000527BC" w:rsidRDefault="000527BC" w:rsidP="000527BC">
      <w:pPr>
        <w:pStyle w:val="Bibliography"/>
      </w:pPr>
      <w:r w:rsidRPr="000527BC">
        <w:t>39. Karlsen C, Tzimorotas D, Robertsen EM, Kirste KH, Bogevik AS, Rud I. Feed microbiome: confounding factor affecting fish gut microbiome studies. ISME COMMUN. 2022;2:1–4.</w:t>
      </w:r>
    </w:p>
    <w:p w14:paraId="625EEB23" w14:textId="77777777" w:rsidR="000527BC" w:rsidRPr="000527BC" w:rsidRDefault="000527BC" w:rsidP="000527BC">
      <w:pPr>
        <w:pStyle w:val="Bibliography"/>
      </w:pPr>
      <w:r w:rsidRPr="000527BC">
        <w:t xml:space="preserve">40. Ramsay JM, Watral V, Schreck CB, Kent ML. Husbandry stress exacerbates mycobacterial infections in adult zebrafish, </w:t>
      </w:r>
      <w:r w:rsidRPr="000527BC">
        <w:rPr>
          <w:i/>
          <w:iCs/>
        </w:rPr>
        <w:t>Danio rerio</w:t>
      </w:r>
      <w:r w:rsidRPr="000527BC">
        <w:t xml:space="preserve"> (Hamilton). J Fish Dis. 2009;32:931–41.</w:t>
      </w:r>
    </w:p>
    <w:p w14:paraId="6E6F7CCC" w14:textId="77777777" w:rsidR="000527BC" w:rsidRPr="000527BC" w:rsidRDefault="000527BC" w:rsidP="000527BC">
      <w:pPr>
        <w:pStyle w:val="Bibliography"/>
      </w:pPr>
      <w:r w:rsidRPr="000527BC">
        <w:t xml:space="preserve">41. Watral V, Kent ML. Pathogenesis of </w:t>
      </w:r>
      <w:r w:rsidRPr="000527BC">
        <w:rPr>
          <w:i/>
          <w:iCs/>
        </w:rPr>
        <w:t>Mycobacterium spp.</w:t>
      </w:r>
      <w:r w:rsidRPr="000527BC">
        <w:t xml:space="preserve"> in zebrafish (</w:t>
      </w:r>
      <w:r w:rsidRPr="000527BC">
        <w:rPr>
          <w:i/>
          <w:iCs/>
        </w:rPr>
        <w:t>Danio rerio</w:t>
      </w:r>
      <w:r w:rsidRPr="000527BC">
        <w:t>) from research facilities. Comparative Biochemistry and Physiology Part C: Toxicology &amp; Pharmacology. 2007;145:55–60.</w:t>
      </w:r>
    </w:p>
    <w:p w14:paraId="46138B34" w14:textId="77777777" w:rsidR="000527BC" w:rsidRPr="000527BC" w:rsidRDefault="000527BC" w:rsidP="000527BC">
      <w:pPr>
        <w:pStyle w:val="Bibliography"/>
      </w:pPr>
      <w:r w:rsidRPr="000527BC">
        <w:t>42. Matthews M, Varga ZM. Anesthesia and Euthanasia in Zebrafish. ILAR Journal. 2012;53:192–204.</w:t>
      </w:r>
    </w:p>
    <w:p w14:paraId="76D035B6" w14:textId="77777777" w:rsidR="000527BC" w:rsidRPr="000527BC" w:rsidRDefault="000527BC" w:rsidP="000527BC">
      <w:pPr>
        <w:pStyle w:val="Bibliography"/>
      </w:pPr>
      <w:r w:rsidRPr="000527BC">
        <w:t>43. Kent ML, Murray KN, Fischer K, Löhr C, Mulrooney D, Sanders JL. Chapter 44 - Special Procedures for Zebrafish Diagnostics. In: Cartner SC, Eisen JS, Farmer SC, Guillemin KJ, Kent ML, Sanders GE, editors. The Zebrafish in Biomedical Research. Academic Press; 2020. p. 547–56.</w:t>
      </w:r>
    </w:p>
    <w:p w14:paraId="2CA96F92" w14:textId="77777777" w:rsidR="000527BC" w:rsidRPr="000527BC" w:rsidRDefault="000527BC" w:rsidP="000527BC">
      <w:pPr>
        <w:pStyle w:val="Bibliography"/>
      </w:pPr>
      <w:r w:rsidRPr="000527BC">
        <w:t>44. Kundu P, Torres ERS, Stagaman K, Kasschau K, Okhovat M, Holden S, et al. Integrated analysis of behavioral, epigenetic, and gut microbiome analyses in AppNL-G-F, AppNL-F, and wild type mice. Sci Rep. 2021;11:4678.</w:t>
      </w:r>
    </w:p>
    <w:p w14:paraId="7B29EF9B" w14:textId="77777777" w:rsidR="000527BC" w:rsidRPr="000527BC" w:rsidRDefault="000527BC" w:rsidP="000527BC">
      <w:pPr>
        <w:pStyle w:val="Bibliography"/>
      </w:pPr>
      <w:r w:rsidRPr="000527BC">
        <w:t>45. R Core Team. R: A Language and Environment for Statistical computing. 2022.</w:t>
      </w:r>
    </w:p>
    <w:p w14:paraId="12D9F6A9" w14:textId="77777777" w:rsidR="000527BC" w:rsidRPr="000527BC" w:rsidRDefault="000527BC" w:rsidP="000527BC">
      <w:pPr>
        <w:pStyle w:val="Bibliography"/>
      </w:pPr>
      <w:r w:rsidRPr="000527BC">
        <w:t>46. McMurdie PJ, Holmes S. phyloseq: An R Package for Reproducible Interactive Analysis and Graphics of Microbiome Census Data. PLOS ONE. 2013;8:e61217.</w:t>
      </w:r>
    </w:p>
    <w:p w14:paraId="4ED873DB" w14:textId="77777777" w:rsidR="000527BC" w:rsidRPr="000527BC" w:rsidRDefault="000527BC" w:rsidP="000527BC">
      <w:pPr>
        <w:pStyle w:val="Bibliography"/>
      </w:pPr>
      <w:r w:rsidRPr="000527BC">
        <w:t>47. Hothorn T, Bretz F, Westfall P, Heiberger RM, Schuetzenmeister A, Scheibe S, et al. Package ‘multcomp.’ Simultaneous inference in general parametric models Project for Statistical Computing, Vienna, Austria. 2016.</w:t>
      </w:r>
    </w:p>
    <w:p w14:paraId="60E176D1" w14:textId="77777777" w:rsidR="000527BC" w:rsidRPr="000527BC" w:rsidRDefault="000527BC" w:rsidP="000527BC">
      <w:pPr>
        <w:pStyle w:val="Bibliography"/>
      </w:pPr>
      <w:r w:rsidRPr="000527BC">
        <w:lastRenderedPageBreak/>
        <w:t>48. Benjamini Y, Yekutieli D. The control of the false discovery rate in multiple testing under dependency. Ann Statist. 2001;29.</w:t>
      </w:r>
    </w:p>
    <w:p w14:paraId="44981D19" w14:textId="77777777" w:rsidR="000527BC" w:rsidRPr="000527BC" w:rsidRDefault="000527BC" w:rsidP="000527BC">
      <w:pPr>
        <w:pStyle w:val="Bibliography"/>
      </w:pPr>
      <w:r w:rsidRPr="000527BC">
        <w:t>49. Oksanen J, Kindt R, Legendre P, Hara B, Simpson G, Solymos P, et al. The vegan Package. 2009.</w:t>
      </w:r>
    </w:p>
    <w:p w14:paraId="1AA11483" w14:textId="77777777" w:rsidR="000527BC" w:rsidRPr="000527BC" w:rsidRDefault="000527BC" w:rsidP="000527BC">
      <w:pPr>
        <w:pStyle w:val="Bibliography"/>
      </w:pPr>
      <w:r w:rsidRPr="000527BC">
        <w:t>50. Lin H, Peddada SD. Analysis of compositions of microbiomes with bias correction. Nat Commun. 2020;11:3514.</w:t>
      </w:r>
    </w:p>
    <w:p w14:paraId="27D7F412" w14:textId="26A51306" w:rsidR="00AC34B4" w:rsidRPr="00890188" w:rsidRDefault="00AC34B4" w:rsidP="00D0661F">
      <w:pPr>
        <w:spacing w:line="480" w:lineRule="auto"/>
        <w:rPr>
          <w:rFonts w:ascii="Arial" w:eastAsia="Arial" w:hAnsi="Arial" w:cs="Arial"/>
          <w:sz w:val="22"/>
          <w:szCs w:val="22"/>
        </w:rPr>
      </w:pPr>
      <w:r w:rsidRPr="00890188">
        <w:rPr>
          <w:rFonts w:ascii="Arial" w:eastAsia="Arial" w:hAnsi="Arial" w:cs="Arial"/>
          <w:sz w:val="22"/>
          <w:szCs w:val="22"/>
        </w:rPr>
        <w:fldChar w:fldCharType="end"/>
      </w:r>
    </w:p>
    <w:p w14:paraId="6F28EA20" w14:textId="16C4FFD6" w:rsidR="00010C55" w:rsidRPr="00890188" w:rsidRDefault="00010C55" w:rsidP="00D0661F">
      <w:pPr>
        <w:widowControl w:val="0"/>
        <w:autoSpaceDE w:val="0"/>
        <w:autoSpaceDN w:val="0"/>
        <w:adjustRightInd w:val="0"/>
        <w:spacing w:line="480" w:lineRule="auto"/>
        <w:rPr>
          <w:rFonts w:ascii="Arial" w:hAnsi="Arial" w:cs="Arial"/>
          <w:sz w:val="22"/>
          <w:szCs w:val="22"/>
        </w:rPr>
      </w:pPr>
    </w:p>
    <w:sectPr w:rsidR="00010C55" w:rsidRPr="00890188" w:rsidSect="00061986">
      <w:pgSz w:w="12240" w:h="15840"/>
      <w:pgMar w:top="720" w:right="720" w:bottom="720" w:left="72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DF26" w14:textId="77777777" w:rsidR="009D0F62" w:rsidRDefault="009D0F62" w:rsidP="000213B4">
      <w:r>
        <w:separator/>
      </w:r>
    </w:p>
  </w:endnote>
  <w:endnote w:type="continuationSeparator" w:id="0">
    <w:p w14:paraId="0EA7AC7B" w14:textId="77777777" w:rsidR="009D0F62" w:rsidRDefault="009D0F62" w:rsidP="000213B4">
      <w:r>
        <w:continuationSeparator/>
      </w:r>
    </w:p>
  </w:endnote>
  <w:endnote w:type="continuationNotice" w:id="1">
    <w:p w14:paraId="34219BCB" w14:textId="77777777" w:rsidR="009D0F62" w:rsidRDefault="009D0F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742F" w14:textId="77777777" w:rsidR="005D5EF9" w:rsidRDefault="005D5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BB8F8" w14:textId="77777777" w:rsidR="009D0F62" w:rsidRDefault="009D0F62" w:rsidP="000213B4">
      <w:r>
        <w:separator/>
      </w:r>
    </w:p>
  </w:footnote>
  <w:footnote w:type="continuationSeparator" w:id="0">
    <w:p w14:paraId="0F033088" w14:textId="77777777" w:rsidR="009D0F62" w:rsidRDefault="009D0F62" w:rsidP="000213B4">
      <w:r>
        <w:continuationSeparator/>
      </w:r>
    </w:p>
  </w:footnote>
  <w:footnote w:type="continuationNotice" w:id="1">
    <w:p w14:paraId="52D6A6E0" w14:textId="77777777" w:rsidR="009D0F62" w:rsidRDefault="009D0F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519394"/>
      <w:docPartObj>
        <w:docPartGallery w:val="Page Numbers (Top of Page)"/>
        <w:docPartUnique/>
      </w:docPartObj>
    </w:sdtPr>
    <w:sdtEndPr>
      <w:rPr>
        <w:noProof/>
      </w:rPr>
    </w:sdtEndPr>
    <w:sdtContent>
      <w:p w14:paraId="4C2051B5" w14:textId="0F32C389" w:rsidR="00821848" w:rsidRDefault="00821848">
        <w:pPr>
          <w:pStyle w:val="Header"/>
          <w:jc w:val="right"/>
        </w:pPr>
        <w:r>
          <w:fldChar w:fldCharType="begin"/>
        </w:r>
        <w:r>
          <w:instrText xml:space="preserve"> PAGE   \* MERGEFORMAT </w:instrText>
        </w:r>
        <w:r>
          <w:fldChar w:fldCharType="separate"/>
        </w:r>
        <w:r w:rsidR="00600FF7">
          <w:rPr>
            <w:noProof/>
          </w:rPr>
          <w:t>1</w:t>
        </w:r>
        <w:r>
          <w:rPr>
            <w:noProof/>
          </w:rPr>
          <w:fldChar w:fldCharType="end"/>
        </w:r>
      </w:p>
    </w:sdtContent>
  </w:sdt>
  <w:p w14:paraId="1F424D54" w14:textId="77777777" w:rsidR="00821848" w:rsidRDefault="00821848">
    <w:pPr>
      <w:pStyle w:val="Header"/>
    </w:pPr>
  </w:p>
</w:hdr>
</file>

<file path=word/intelligence2.xml><?xml version="1.0" encoding="utf-8"?>
<int2:intelligence xmlns:int2="http://schemas.microsoft.com/office/intelligence/2020/intelligence" xmlns:oel="http://schemas.microsoft.com/office/2019/extlst">
  <int2:observations>
    <int2:textHash int2:hashCode="ypDsK3Sxv29Dl9" int2:id="SIYVqPzM">
      <int2:state int2:value="Rejected" int2:type="LegacyProofing"/>
    </int2:textHash>
    <int2:textHash int2:hashCode="Sw6wDwhqty12VI" int2:id="jdfxBpC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1021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5A2CF2"/>
    <w:multiLevelType w:val="hybridMultilevel"/>
    <w:tmpl w:val="36DAA4F2"/>
    <w:lvl w:ilvl="0" w:tplc="EA58C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F232C"/>
    <w:multiLevelType w:val="hybridMultilevel"/>
    <w:tmpl w:val="B06CA70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487E"/>
    <w:multiLevelType w:val="hybridMultilevel"/>
    <w:tmpl w:val="97F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36959"/>
    <w:multiLevelType w:val="hybridMultilevel"/>
    <w:tmpl w:val="A2BC8B4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2B3583"/>
    <w:multiLevelType w:val="hybridMultilevel"/>
    <w:tmpl w:val="580A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469AE"/>
    <w:multiLevelType w:val="hybridMultilevel"/>
    <w:tmpl w:val="B70CB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F5F9C"/>
    <w:multiLevelType w:val="hybridMultilevel"/>
    <w:tmpl w:val="514C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E9A68"/>
    <w:multiLevelType w:val="hybridMultilevel"/>
    <w:tmpl w:val="0D8060FA"/>
    <w:lvl w:ilvl="0" w:tplc="DC426D38">
      <w:start w:val="1"/>
      <w:numFmt w:val="bullet"/>
      <w:lvlText w:val=""/>
      <w:lvlJc w:val="left"/>
      <w:pPr>
        <w:ind w:left="720" w:hanging="360"/>
      </w:pPr>
      <w:rPr>
        <w:rFonts w:ascii="Symbol" w:hAnsi="Symbol" w:hint="default"/>
      </w:rPr>
    </w:lvl>
    <w:lvl w:ilvl="1" w:tplc="7B30491A">
      <w:start w:val="1"/>
      <w:numFmt w:val="bullet"/>
      <w:lvlText w:val="o"/>
      <w:lvlJc w:val="left"/>
      <w:pPr>
        <w:ind w:left="1440" w:hanging="360"/>
      </w:pPr>
      <w:rPr>
        <w:rFonts w:ascii="Courier New" w:hAnsi="Courier New" w:hint="default"/>
      </w:rPr>
    </w:lvl>
    <w:lvl w:ilvl="2" w:tplc="C00659F0">
      <w:start w:val="1"/>
      <w:numFmt w:val="bullet"/>
      <w:lvlText w:val=""/>
      <w:lvlJc w:val="left"/>
      <w:pPr>
        <w:ind w:left="2160" w:hanging="360"/>
      </w:pPr>
      <w:rPr>
        <w:rFonts w:ascii="Wingdings" w:hAnsi="Wingdings" w:hint="default"/>
      </w:rPr>
    </w:lvl>
    <w:lvl w:ilvl="3" w:tplc="E2406780">
      <w:start w:val="1"/>
      <w:numFmt w:val="bullet"/>
      <w:lvlText w:val=""/>
      <w:lvlJc w:val="left"/>
      <w:pPr>
        <w:ind w:left="2880" w:hanging="360"/>
      </w:pPr>
      <w:rPr>
        <w:rFonts w:ascii="Symbol" w:hAnsi="Symbol" w:hint="default"/>
      </w:rPr>
    </w:lvl>
    <w:lvl w:ilvl="4" w:tplc="FC107396">
      <w:start w:val="1"/>
      <w:numFmt w:val="bullet"/>
      <w:lvlText w:val="o"/>
      <w:lvlJc w:val="left"/>
      <w:pPr>
        <w:ind w:left="3600" w:hanging="360"/>
      </w:pPr>
      <w:rPr>
        <w:rFonts w:ascii="Courier New" w:hAnsi="Courier New" w:hint="default"/>
      </w:rPr>
    </w:lvl>
    <w:lvl w:ilvl="5" w:tplc="D91C8E22">
      <w:start w:val="1"/>
      <w:numFmt w:val="bullet"/>
      <w:lvlText w:val=""/>
      <w:lvlJc w:val="left"/>
      <w:pPr>
        <w:ind w:left="4320" w:hanging="360"/>
      </w:pPr>
      <w:rPr>
        <w:rFonts w:ascii="Wingdings" w:hAnsi="Wingdings" w:hint="default"/>
      </w:rPr>
    </w:lvl>
    <w:lvl w:ilvl="6" w:tplc="516897B2">
      <w:start w:val="1"/>
      <w:numFmt w:val="bullet"/>
      <w:lvlText w:val=""/>
      <w:lvlJc w:val="left"/>
      <w:pPr>
        <w:ind w:left="5040" w:hanging="360"/>
      </w:pPr>
      <w:rPr>
        <w:rFonts w:ascii="Symbol" w:hAnsi="Symbol" w:hint="default"/>
      </w:rPr>
    </w:lvl>
    <w:lvl w:ilvl="7" w:tplc="F73E9CB8">
      <w:start w:val="1"/>
      <w:numFmt w:val="bullet"/>
      <w:lvlText w:val="o"/>
      <w:lvlJc w:val="left"/>
      <w:pPr>
        <w:ind w:left="5760" w:hanging="360"/>
      </w:pPr>
      <w:rPr>
        <w:rFonts w:ascii="Courier New" w:hAnsi="Courier New" w:hint="default"/>
      </w:rPr>
    </w:lvl>
    <w:lvl w:ilvl="8" w:tplc="C40A5FC8">
      <w:start w:val="1"/>
      <w:numFmt w:val="bullet"/>
      <w:lvlText w:val=""/>
      <w:lvlJc w:val="left"/>
      <w:pPr>
        <w:ind w:left="6480" w:hanging="360"/>
      </w:pPr>
      <w:rPr>
        <w:rFonts w:ascii="Wingdings" w:hAnsi="Wingdings" w:hint="default"/>
      </w:rPr>
    </w:lvl>
  </w:abstractNum>
  <w:abstractNum w:abstractNumId="9" w15:restartNumberingAfterBreak="0">
    <w:nsid w:val="4717E33F"/>
    <w:multiLevelType w:val="hybridMultilevel"/>
    <w:tmpl w:val="7BF84FB8"/>
    <w:lvl w:ilvl="0" w:tplc="9BEC4E18">
      <w:start w:val="1"/>
      <w:numFmt w:val="bullet"/>
      <w:lvlText w:val=""/>
      <w:lvlJc w:val="left"/>
      <w:pPr>
        <w:ind w:left="720" w:hanging="360"/>
      </w:pPr>
      <w:rPr>
        <w:rFonts w:ascii="Symbol" w:hAnsi="Symbol" w:hint="default"/>
      </w:rPr>
    </w:lvl>
    <w:lvl w:ilvl="1" w:tplc="643267F6">
      <w:start w:val="1"/>
      <w:numFmt w:val="bullet"/>
      <w:lvlText w:val="o"/>
      <w:lvlJc w:val="left"/>
      <w:pPr>
        <w:ind w:left="1440" w:hanging="360"/>
      </w:pPr>
      <w:rPr>
        <w:rFonts w:ascii="Courier New" w:hAnsi="Courier New" w:hint="default"/>
      </w:rPr>
    </w:lvl>
    <w:lvl w:ilvl="2" w:tplc="CFDEFF74">
      <w:start w:val="1"/>
      <w:numFmt w:val="bullet"/>
      <w:lvlText w:val=""/>
      <w:lvlJc w:val="left"/>
      <w:pPr>
        <w:ind w:left="2160" w:hanging="360"/>
      </w:pPr>
      <w:rPr>
        <w:rFonts w:ascii="Wingdings" w:hAnsi="Wingdings" w:hint="default"/>
      </w:rPr>
    </w:lvl>
    <w:lvl w:ilvl="3" w:tplc="9B7E9F88">
      <w:start w:val="1"/>
      <w:numFmt w:val="bullet"/>
      <w:lvlText w:val=""/>
      <w:lvlJc w:val="left"/>
      <w:pPr>
        <w:ind w:left="2880" w:hanging="360"/>
      </w:pPr>
      <w:rPr>
        <w:rFonts w:ascii="Symbol" w:hAnsi="Symbol" w:hint="default"/>
      </w:rPr>
    </w:lvl>
    <w:lvl w:ilvl="4" w:tplc="C9D0E860">
      <w:start w:val="1"/>
      <w:numFmt w:val="bullet"/>
      <w:lvlText w:val="o"/>
      <w:lvlJc w:val="left"/>
      <w:pPr>
        <w:ind w:left="3600" w:hanging="360"/>
      </w:pPr>
      <w:rPr>
        <w:rFonts w:ascii="Courier New" w:hAnsi="Courier New" w:hint="default"/>
      </w:rPr>
    </w:lvl>
    <w:lvl w:ilvl="5" w:tplc="5902FB4C">
      <w:start w:val="1"/>
      <w:numFmt w:val="bullet"/>
      <w:lvlText w:val=""/>
      <w:lvlJc w:val="left"/>
      <w:pPr>
        <w:ind w:left="4320" w:hanging="360"/>
      </w:pPr>
      <w:rPr>
        <w:rFonts w:ascii="Wingdings" w:hAnsi="Wingdings" w:hint="default"/>
      </w:rPr>
    </w:lvl>
    <w:lvl w:ilvl="6" w:tplc="3B9E9FEA">
      <w:start w:val="1"/>
      <w:numFmt w:val="bullet"/>
      <w:lvlText w:val=""/>
      <w:lvlJc w:val="left"/>
      <w:pPr>
        <w:ind w:left="5040" w:hanging="360"/>
      </w:pPr>
      <w:rPr>
        <w:rFonts w:ascii="Symbol" w:hAnsi="Symbol" w:hint="default"/>
      </w:rPr>
    </w:lvl>
    <w:lvl w:ilvl="7" w:tplc="819EE9AE">
      <w:start w:val="1"/>
      <w:numFmt w:val="bullet"/>
      <w:lvlText w:val="o"/>
      <w:lvlJc w:val="left"/>
      <w:pPr>
        <w:ind w:left="5760" w:hanging="360"/>
      </w:pPr>
      <w:rPr>
        <w:rFonts w:ascii="Courier New" w:hAnsi="Courier New" w:hint="default"/>
      </w:rPr>
    </w:lvl>
    <w:lvl w:ilvl="8" w:tplc="4F0E4C3C">
      <w:start w:val="1"/>
      <w:numFmt w:val="bullet"/>
      <w:lvlText w:val=""/>
      <w:lvlJc w:val="left"/>
      <w:pPr>
        <w:ind w:left="6480" w:hanging="360"/>
      </w:pPr>
      <w:rPr>
        <w:rFonts w:ascii="Wingdings" w:hAnsi="Wingdings" w:hint="default"/>
      </w:rPr>
    </w:lvl>
  </w:abstractNum>
  <w:abstractNum w:abstractNumId="10" w15:restartNumberingAfterBreak="0">
    <w:nsid w:val="4F3D2B71"/>
    <w:multiLevelType w:val="hybridMultilevel"/>
    <w:tmpl w:val="B1B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5E83"/>
    <w:multiLevelType w:val="hybridMultilevel"/>
    <w:tmpl w:val="08A0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F2046"/>
    <w:multiLevelType w:val="hybridMultilevel"/>
    <w:tmpl w:val="A1FA9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85ABF"/>
    <w:multiLevelType w:val="hybridMultilevel"/>
    <w:tmpl w:val="3224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D61FA"/>
    <w:multiLevelType w:val="hybridMultilevel"/>
    <w:tmpl w:val="0DACF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3A3C33"/>
    <w:multiLevelType w:val="hybridMultilevel"/>
    <w:tmpl w:val="49F4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C9952BF"/>
    <w:multiLevelType w:val="hybridMultilevel"/>
    <w:tmpl w:val="2148212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72656530">
    <w:abstractNumId w:val="9"/>
  </w:num>
  <w:num w:numId="2" w16cid:durableId="1457943420">
    <w:abstractNumId w:val="8"/>
  </w:num>
  <w:num w:numId="3" w16cid:durableId="1747990809">
    <w:abstractNumId w:val="16"/>
  </w:num>
  <w:num w:numId="4" w16cid:durableId="805469809">
    <w:abstractNumId w:val="7"/>
  </w:num>
  <w:num w:numId="5" w16cid:durableId="2037467568">
    <w:abstractNumId w:val="3"/>
  </w:num>
  <w:num w:numId="6" w16cid:durableId="1119059112">
    <w:abstractNumId w:val="5"/>
  </w:num>
  <w:num w:numId="7" w16cid:durableId="1777867368">
    <w:abstractNumId w:val="10"/>
  </w:num>
  <w:num w:numId="8" w16cid:durableId="1268928509">
    <w:abstractNumId w:val="11"/>
  </w:num>
  <w:num w:numId="9" w16cid:durableId="704865243">
    <w:abstractNumId w:val="0"/>
  </w:num>
  <w:num w:numId="10" w16cid:durableId="290093007">
    <w:abstractNumId w:val="1"/>
  </w:num>
  <w:num w:numId="11" w16cid:durableId="419640877">
    <w:abstractNumId w:val="2"/>
  </w:num>
  <w:num w:numId="12" w16cid:durableId="2045474186">
    <w:abstractNumId w:val="6"/>
  </w:num>
  <w:num w:numId="13" w16cid:durableId="1649557288">
    <w:abstractNumId w:val="15"/>
  </w:num>
  <w:num w:numId="14" w16cid:durableId="2039116959">
    <w:abstractNumId w:val="4"/>
  </w:num>
  <w:num w:numId="15" w16cid:durableId="456141029">
    <w:abstractNumId w:val="17"/>
  </w:num>
  <w:num w:numId="16" w16cid:durableId="379591213">
    <w:abstractNumId w:val="13"/>
  </w:num>
  <w:num w:numId="17" w16cid:durableId="257715839">
    <w:abstractNumId w:val="12"/>
  </w:num>
  <w:num w:numId="18" w16cid:durableId="136165989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ler Jr, Michael James">
    <w15:presenceInfo w15:providerId="AD" w15:userId="S::sielerjm@oregonstate.edu::7edeff3c-38ab-4ac3-a485-a5fc2ee9f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BE"/>
    <w:rsid w:val="00000BB4"/>
    <w:rsid w:val="00001769"/>
    <w:rsid w:val="00002737"/>
    <w:rsid w:val="000028D5"/>
    <w:rsid w:val="0000336D"/>
    <w:rsid w:val="00003769"/>
    <w:rsid w:val="00003C59"/>
    <w:rsid w:val="00003C69"/>
    <w:rsid w:val="00003EF6"/>
    <w:rsid w:val="00004393"/>
    <w:rsid w:val="0000453E"/>
    <w:rsid w:val="0000474D"/>
    <w:rsid w:val="000047AB"/>
    <w:rsid w:val="00004B5A"/>
    <w:rsid w:val="00005AF5"/>
    <w:rsid w:val="00007382"/>
    <w:rsid w:val="00007466"/>
    <w:rsid w:val="0000758D"/>
    <w:rsid w:val="00007ABC"/>
    <w:rsid w:val="00010C55"/>
    <w:rsid w:val="00010F57"/>
    <w:rsid w:val="00011221"/>
    <w:rsid w:val="00011256"/>
    <w:rsid w:val="000114D0"/>
    <w:rsid w:val="00011E4E"/>
    <w:rsid w:val="000124FA"/>
    <w:rsid w:val="00012F9D"/>
    <w:rsid w:val="00013161"/>
    <w:rsid w:val="00013366"/>
    <w:rsid w:val="00013868"/>
    <w:rsid w:val="000139A7"/>
    <w:rsid w:val="000151F2"/>
    <w:rsid w:val="000158A8"/>
    <w:rsid w:val="000159DA"/>
    <w:rsid w:val="00015EDC"/>
    <w:rsid w:val="000163B2"/>
    <w:rsid w:val="000168F8"/>
    <w:rsid w:val="00016EF9"/>
    <w:rsid w:val="000171D2"/>
    <w:rsid w:val="00017767"/>
    <w:rsid w:val="000177A2"/>
    <w:rsid w:val="00020095"/>
    <w:rsid w:val="00020FA3"/>
    <w:rsid w:val="00021346"/>
    <w:rsid w:val="000213B4"/>
    <w:rsid w:val="000213EE"/>
    <w:rsid w:val="0002203D"/>
    <w:rsid w:val="00022689"/>
    <w:rsid w:val="000235C2"/>
    <w:rsid w:val="00023796"/>
    <w:rsid w:val="0002491D"/>
    <w:rsid w:val="00024ADD"/>
    <w:rsid w:val="000252E1"/>
    <w:rsid w:val="00025AC9"/>
    <w:rsid w:val="00026416"/>
    <w:rsid w:val="00026648"/>
    <w:rsid w:val="00026763"/>
    <w:rsid w:val="00026BC0"/>
    <w:rsid w:val="000270AF"/>
    <w:rsid w:val="00027E89"/>
    <w:rsid w:val="00030222"/>
    <w:rsid w:val="000306E5"/>
    <w:rsid w:val="00030E02"/>
    <w:rsid w:val="00033095"/>
    <w:rsid w:val="000333DD"/>
    <w:rsid w:val="000338AA"/>
    <w:rsid w:val="0003411E"/>
    <w:rsid w:val="000344B8"/>
    <w:rsid w:val="00034865"/>
    <w:rsid w:val="00034D03"/>
    <w:rsid w:val="00036CEF"/>
    <w:rsid w:val="00036EF5"/>
    <w:rsid w:val="0003756D"/>
    <w:rsid w:val="000378AA"/>
    <w:rsid w:val="00037D44"/>
    <w:rsid w:val="0004024A"/>
    <w:rsid w:val="00040CB4"/>
    <w:rsid w:val="000423DE"/>
    <w:rsid w:val="00042B3F"/>
    <w:rsid w:val="00042BB7"/>
    <w:rsid w:val="00044402"/>
    <w:rsid w:val="0004448E"/>
    <w:rsid w:val="00044CED"/>
    <w:rsid w:val="00044F5F"/>
    <w:rsid w:val="0004609B"/>
    <w:rsid w:val="0004629C"/>
    <w:rsid w:val="00046344"/>
    <w:rsid w:val="00046988"/>
    <w:rsid w:val="00050123"/>
    <w:rsid w:val="00050647"/>
    <w:rsid w:val="00050744"/>
    <w:rsid w:val="000527BC"/>
    <w:rsid w:val="0005287D"/>
    <w:rsid w:val="00052B45"/>
    <w:rsid w:val="00053BBF"/>
    <w:rsid w:val="00054119"/>
    <w:rsid w:val="0005487A"/>
    <w:rsid w:val="0005524A"/>
    <w:rsid w:val="000554B5"/>
    <w:rsid w:val="00055851"/>
    <w:rsid w:val="00056099"/>
    <w:rsid w:val="00056BA2"/>
    <w:rsid w:val="000614FF"/>
    <w:rsid w:val="00061986"/>
    <w:rsid w:val="00061A17"/>
    <w:rsid w:val="00061CDD"/>
    <w:rsid w:val="00061D1D"/>
    <w:rsid w:val="00063522"/>
    <w:rsid w:val="00063C51"/>
    <w:rsid w:val="00063CDC"/>
    <w:rsid w:val="0006402E"/>
    <w:rsid w:val="00064052"/>
    <w:rsid w:val="0006491F"/>
    <w:rsid w:val="00064AB0"/>
    <w:rsid w:val="00064BBF"/>
    <w:rsid w:val="000655B5"/>
    <w:rsid w:val="00065748"/>
    <w:rsid w:val="00065E28"/>
    <w:rsid w:val="00066F12"/>
    <w:rsid w:val="000673A6"/>
    <w:rsid w:val="0006759E"/>
    <w:rsid w:val="00067C38"/>
    <w:rsid w:val="000704C9"/>
    <w:rsid w:val="00070EBD"/>
    <w:rsid w:val="0007118C"/>
    <w:rsid w:val="00071365"/>
    <w:rsid w:val="000722DC"/>
    <w:rsid w:val="00072827"/>
    <w:rsid w:val="000752D6"/>
    <w:rsid w:val="000769ED"/>
    <w:rsid w:val="00077052"/>
    <w:rsid w:val="00077646"/>
    <w:rsid w:val="00077BE1"/>
    <w:rsid w:val="0008048F"/>
    <w:rsid w:val="00080A50"/>
    <w:rsid w:val="00080C28"/>
    <w:rsid w:val="0008140B"/>
    <w:rsid w:val="0008251E"/>
    <w:rsid w:val="00083F74"/>
    <w:rsid w:val="00085C60"/>
    <w:rsid w:val="0008657B"/>
    <w:rsid w:val="000866BB"/>
    <w:rsid w:val="00086CA3"/>
    <w:rsid w:val="000871F7"/>
    <w:rsid w:val="00087414"/>
    <w:rsid w:val="00091405"/>
    <w:rsid w:val="0009274B"/>
    <w:rsid w:val="00095EAA"/>
    <w:rsid w:val="000961FD"/>
    <w:rsid w:val="00097E5F"/>
    <w:rsid w:val="000A02A9"/>
    <w:rsid w:val="000A044E"/>
    <w:rsid w:val="000A0C48"/>
    <w:rsid w:val="000A1BE8"/>
    <w:rsid w:val="000A255C"/>
    <w:rsid w:val="000A384C"/>
    <w:rsid w:val="000A3EDF"/>
    <w:rsid w:val="000A47D1"/>
    <w:rsid w:val="000A5688"/>
    <w:rsid w:val="000A5869"/>
    <w:rsid w:val="000A5CA8"/>
    <w:rsid w:val="000A5EB8"/>
    <w:rsid w:val="000A6381"/>
    <w:rsid w:val="000A6521"/>
    <w:rsid w:val="000A7240"/>
    <w:rsid w:val="000A7972"/>
    <w:rsid w:val="000A7D5D"/>
    <w:rsid w:val="000B10CB"/>
    <w:rsid w:val="000B1306"/>
    <w:rsid w:val="000B1429"/>
    <w:rsid w:val="000B143B"/>
    <w:rsid w:val="000B2CEA"/>
    <w:rsid w:val="000B2F7A"/>
    <w:rsid w:val="000B3AED"/>
    <w:rsid w:val="000B3B15"/>
    <w:rsid w:val="000B4485"/>
    <w:rsid w:val="000B5170"/>
    <w:rsid w:val="000B55E9"/>
    <w:rsid w:val="000B70DC"/>
    <w:rsid w:val="000B7ABF"/>
    <w:rsid w:val="000C1954"/>
    <w:rsid w:val="000C2995"/>
    <w:rsid w:val="000C375F"/>
    <w:rsid w:val="000C3BB7"/>
    <w:rsid w:val="000C3EF4"/>
    <w:rsid w:val="000C4380"/>
    <w:rsid w:val="000C56B3"/>
    <w:rsid w:val="000C5D03"/>
    <w:rsid w:val="000C5D49"/>
    <w:rsid w:val="000C5D4A"/>
    <w:rsid w:val="000C6289"/>
    <w:rsid w:val="000C6D07"/>
    <w:rsid w:val="000C7BD2"/>
    <w:rsid w:val="000D13A4"/>
    <w:rsid w:val="000D1BC1"/>
    <w:rsid w:val="000D1DD3"/>
    <w:rsid w:val="000D2E8A"/>
    <w:rsid w:val="000D3ECA"/>
    <w:rsid w:val="000D446F"/>
    <w:rsid w:val="000D4654"/>
    <w:rsid w:val="000D5C05"/>
    <w:rsid w:val="000D70B2"/>
    <w:rsid w:val="000D796A"/>
    <w:rsid w:val="000D797F"/>
    <w:rsid w:val="000D7E48"/>
    <w:rsid w:val="000E00BC"/>
    <w:rsid w:val="000E0229"/>
    <w:rsid w:val="000E0783"/>
    <w:rsid w:val="000E0A20"/>
    <w:rsid w:val="000E0E1E"/>
    <w:rsid w:val="000E1575"/>
    <w:rsid w:val="000E1689"/>
    <w:rsid w:val="000E2444"/>
    <w:rsid w:val="000E279E"/>
    <w:rsid w:val="000E27F1"/>
    <w:rsid w:val="000E28B0"/>
    <w:rsid w:val="000E5148"/>
    <w:rsid w:val="000E518B"/>
    <w:rsid w:val="000E55DE"/>
    <w:rsid w:val="000E6050"/>
    <w:rsid w:val="000E6077"/>
    <w:rsid w:val="000E6545"/>
    <w:rsid w:val="000E691D"/>
    <w:rsid w:val="000E7C41"/>
    <w:rsid w:val="000F0972"/>
    <w:rsid w:val="000F1A4B"/>
    <w:rsid w:val="000F330A"/>
    <w:rsid w:val="000F3925"/>
    <w:rsid w:val="000F392F"/>
    <w:rsid w:val="000F460B"/>
    <w:rsid w:val="000F50DA"/>
    <w:rsid w:val="000F6A3A"/>
    <w:rsid w:val="000F7EED"/>
    <w:rsid w:val="001020FC"/>
    <w:rsid w:val="0010232C"/>
    <w:rsid w:val="001023CA"/>
    <w:rsid w:val="0010241F"/>
    <w:rsid w:val="001025AE"/>
    <w:rsid w:val="00102F31"/>
    <w:rsid w:val="00103A57"/>
    <w:rsid w:val="00103A7E"/>
    <w:rsid w:val="00104964"/>
    <w:rsid w:val="00104B96"/>
    <w:rsid w:val="00104ECD"/>
    <w:rsid w:val="00105C17"/>
    <w:rsid w:val="00105C53"/>
    <w:rsid w:val="00105F8B"/>
    <w:rsid w:val="001061AC"/>
    <w:rsid w:val="001079D1"/>
    <w:rsid w:val="00107ED9"/>
    <w:rsid w:val="00111390"/>
    <w:rsid w:val="0011240A"/>
    <w:rsid w:val="001132C5"/>
    <w:rsid w:val="00113BB4"/>
    <w:rsid w:val="00113D71"/>
    <w:rsid w:val="00114594"/>
    <w:rsid w:val="00115682"/>
    <w:rsid w:val="00115DB9"/>
    <w:rsid w:val="001168CB"/>
    <w:rsid w:val="00116DC8"/>
    <w:rsid w:val="00117A84"/>
    <w:rsid w:val="00117F16"/>
    <w:rsid w:val="001201FC"/>
    <w:rsid w:val="001205A9"/>
    <w:rsid w:val="001227C4"/>
    <w:rsid w:val="00122805"/>
    <w:rsid w:val="001233EF"/>
    <w:rsid w:val="00123951"/>
    <w:rsid w:val="00125193"/>
    <w:rsid w:val="001272EA"/>
    <w:rsid w:val="001303E7"/>
    <w:rsid w:val="00130C7D"/>
    <w:rsid w:val="00131600"/>
    <w:rsid w:val="0013238B"/>
    <w:rsid w:val="0013292F"/>
    <w:rsid w:val="0013381B"/>
    <w:rsid w:val="0013428F"/>
    <w:rsid w:val="00134A4E"/>
    <w:rsid w:val="00134D60"/>
    <w:rsid w:val="00134D7A"/>
    <w:rsid w:val="001352E3"/>
    <w:rsid w:val="001361EA"/>
    <w:rsid w:val="00136601"/>
    <w:rsid w:val="00137513"/>
    <w:rsid w:val="00137806"/>
    <w:rsid w:val="00140588"/>
    <w:rsid w:val="001405D3"/>
    <w:rsid w:val="0014064F"/>
    <w:rsid w:val="00140F1D"/>
    <w:rsid w:val="00141059"/>
    <w:rsid w:val="001410F2"/>
    <w:rsid w:val="00143C1E"/>
    <w:rsid w:val="00144769"/>
    <w:rsid w:val="00147A7D"/>
    <w:rsid w:val="001507EB"/>
    <w:rsid w:val="001509EB"/>
    <w:rsid w:val="0015130C"/>
    <w:rsid w:val="00151EF3"/>
    <w:rsid w:val="00152BAC"/>
    <w:rsid w:val="001535A3"/>
    <w:rsid w:val="001539C3"/>
    <w:rsid w:val="0015448C"/>
    <w:rsid w:val="00154A0F"/>
    <w:rsid w:val="0015507B"/>
    <w:rsid w:val="00155DFD"/>
    <w:rsid w:val="0015616C"/>
    <w:rsid w:val="00156BFA"/>
    <w:rsid w:val="00157682"/>
    <w:rsid w:val="001579C2"/>
    <w:rsid w:val="001608CC"/>
    <w:rsid w:val="001608E2"/>
    <w:rsid w:val="00160E77"/>
    <w:rsid w:val="001619DD"/>
    <w:rsid w:val="001621B7"/>
    <w:rsid w:val="0016282D"/>
    <w:rsid w:val="00162939"/>
    <w:rsid w:val="001635EE"/>
    <w:rsid w:val="0016361C"/>
    <w:rsid w:val="00163BA2"/>
    <w:rsid w:val="00164397"/>
    <w:rsid w:val="001644B1"/>
    <w:rsid w:val="0016456F"/>
    <w:rsid w:val="001645BF"/>
    <w:rsid w:val="0016477C"/>
    <w:rsid w:val="00164AC3"/>
    <w:rsid w:val="00166A1B"/>
    <w:rsid w:val="0016723C"/>
    <w:rsid w:val="00167907"/>
    <w:rsid w:val="00167946"/>
    <w:rsid w:val="001703F5"/>
    <w:rsid w:val="00171127"/>
    <w:rsid w:val="00172D85"/>
    <w:rsid w:val="00174A86"/>
    <w:rsid w:val="00174CC8"/>
    <w:rsid w:val="00174FA4"/>
    <w:rsid w:val="00175275"/>
    <w:rsid w:val="00176D32"/>
    <w:rsid w:val="00177305"/>
    <w:rsid w:val="001774B3"/>
    <w:rsid w:val="00177DA5"/>
    <w:rsid w:val="001804E5"/>
    <w:rsid w:val="0018203D"/>
    <w:rsid w:val="001832C0"/>
    <w:rsid w:val="001836F6"/>
    <w:rsid w:val="00183C03"/>
    <w:rsid w:val="00183EA6"/>
    <w:rsid w:val="001847C2"/>
    <w:rsid w:val="00186039"/>
    <w:rsid w:val="001865BA"/>
    <w:rsid w:val="001869EB"/>
    <w:rsid w:val="00186AEA"/>
    <w:rsid w:val="00186DE6"/>
    <w:rsid w:val="00186F23"/>
    <w:rsid w:val="001878A2"/>
    <w:rsid w:val="00190793"/>
    <w:rsid w:val="00190D0D"/>
    <w:rsid w:val="00191BFE"/>
    <w:rsid w:val="00191E2D"/>
    <w:rsid w:val="00191E7E"/>
    <w:rsid w:val="001921A1"/>
    <w:rsid w:val="00192B12"/>
    <w:rsid w:val="00192CC2"/>
    <w:rsid w:val="00192E3C"/>
    <w:rsid w:val="00193B0B"/>
    <w:rsid w:val="00193B7B"/>
    <w:rsid w:val="001942E6"/>
    <w:rsid w:val="00194672"/>
    <w:rsid w:val="00195155"/>
    <w:rsid w:val="001A02E5"/>
    <w:rsid w:val="001A2AC5"/>
    <w:rsid w:val="001A2F6A"/>
    <w:rsid w:val="001A3585"/>
    <w:rsid w:val="001A359A"/>
    <w:rsid w:val="001A48E4"/>
    <w:rsid w:val="001A5295"/>
    <w:rsid w:val="001A5773"/>
    <w:rsid w:val="001A5BC2"/>
    <w:rsid w:val="001A611A"/>
    <w:rsid w:val="001A6FB0"/>
    <w:rsid w:val="001A7863"/>
    <w:rsid w:val="001B0709"/>
    <w:rsid w:val="001B152B"/>
    <w:rsid w:val="001B2BEA"/>
    <w:rsid w:val="001B2C33"/>
    <w:rsid w:val="001B2D40"/>
    <w:rsid w:val="001B4609"/>
    <w:rsid w:val="001B4E63"/>
    <w:rsid w:val="001B60BF"/>
    <w:rsid w:val="001B61A3"/>
    <w:rsid w:val="001B626D"/>
    <w:rsid w:val="001B6C80"/>
    <w:rsid w:val="001B7077"/>
    <w:rsid w:val="001B7151"/>
    <w:rsid w:val="001C0B25"/>
    <w:rsid w:val="001C0EA8"/>
    <w:rsid w:val="001C1CE3"/>
    <w:rsid w:val="001C1D96"/>
    <w:rsid w:val="001C239A"/>
    <w:rsid w:val="001C2997"/>
    <w:rsid w:val="001C2D6F"/>
    <w:rsid w:val="001C3974"/>
    <w:rsid w:val="001C584F"/>
    <w:rsid w:val="001C5A5C"/>
    <w:rsid w:val="001C5D33"/>
    <w:rsid w:val="001C6C18"/>
    <w:rsid w:val="001C7125"/>
    <w:rsid w:val="001C77FB"/>
    <w:rsid w:val="001C7D2C"/>
    <w:rsid w:val="001D04A7"/>
    <w:rsid w:val="001D064F"/>
    <w:rsid w:val="001D096D"/>
    <w:rsid w:val="001D2348"/>
    <w:rsid w:val="001D3134"/>
    <w:rsid w:val="001D31EB"/>
    <w:rsid w:val="001D3A9F"/>
    <w:rsid w:val="001D61FD"/>
    <w:rsid w:val="001D7519"/>
    <w:rsid w:val="001D7692"/>
    <w:rsid w:val="001E0275"/>
    <w:rsid w:val="001E02D9"/>
    <w:rsid w:val="001E06B6"/>
    <w:rsid w:val="001E0C68"/>
    <w:rsid w:val="001E0CCE"/>
    <w:rsid w:val="001E0F4E"/>
    <w:rsid w:val="001E131D"/>
    <w:rsid w:val="001E134E"/>
    <w:rsid w:val="001E258B"/>
    <w:rsid w:val="001E2766"/>
    <w:rsid w:val="001E277C"/>
    <w:rsid w:val="001E34D4"/>
    <w:rsid w:val="001E360C"/>
    <w:rsid w:val="001E3648"/>
    <w:rsid w:val="001E3AAE"/>
    <w:rsid w:val="001E4747"/>
    <w:rsid w:val="001E49E7"/>
    <w:rsid w:val="001E6875"/>
    <w:rsid w:val="001E7277"/>
    <w:rsid w:val="001F00BA"/>
    <w:rsid w:val="001F0802"/>
    <w:rsid w:val="001F0A4E"/>
    <w:rsid w:val="001F1AB8"/>
    <w:rsid w:val="001F23A3"/>
    <w:rsid w:val="001F2BA2"/>
    <w:rsid w:val="001F2E43"/>
    <w:rsid w:val="001F2F25"/>
    <w:rsid w:val="001F2F4A"/>
    <w:rsid w:val="001F4E31"/>
    <w:rsid w:val="001F501F"/>
    <w:rsid w:val="001F56F6"/>
    <w:rsid w:val="001F5861"/>
    <w:rsid w:val="001F5E60"/>
    <w:rsid w:val="001F5F49"/>
    <w:rsid w:val="001F62B3"/>
    <w:rsid w:val="001F66A7"/>
    <w:rsid w:val="001F6C5B"/>
    <w:rsid w:val="001F7096"/>
    <w:rsid w:val="001F7609"/>
    <w:rsid w:val="001F7AA5"/>
    <w:rsid w:val="002002AB"/>
    <w:rsid w:val="0020030A"/>
    <w:rsid w:val="002005F1"/>
    <w:rsid w:val="002035C5"/>
    <w:rsid w:val="0020582A"/>
    <w:rsid w:val="00206068"/>
    <w:rsid w:val="00206447"/>
    <w:rsid w:val="00206757"/>
    <w:rsid w:val="00206ABC"/>
    <w:rsid w:val="00206C77"/>
    <w:rsid w:val="002077CB"/>
    <w:rsid w:val="002108D2"/>
    <w:rsid w:val="00210C7F"/>
    <w:rsid w:val="002113BA"/>
    <w:rsid w:val="00212B8D"/>
    <w:rsid w:val="002139D8"/>
    <w:rsid w:val="00214BE2"/>
    <w:rsid w:val="00215FE4"/>
    <w:rsid w:val="002160A0"/>
    <w:rsid w:val="00216E24"/>
    <w:rsid w:val="00220480"/>
    <w:rsid w:val="00220767"/>
    <w:rsid w:val="0022113E"/>
    <w:rsid w:val="00221D8B"/>
    <w:rsid w:val="0022329E"/>
    <w:rsid w:val="00223B6F"/>
    <w:rsid w:val="002247A3"/>
    <w:rsid w:val="00226CB0"/>
    <w:rsid w:val="00230A27"/>
    <w:rsid w:val="0023123A"/>
    <w:rsid w:val="00232209"/>
    <w:rsid w:val="00233828"/>
    <w:rsid w:val="0023420B"/>
    <w:rsid w:val="002365BC"/>
    <w:rsid w:val="00236B92"/>
    <w:rsid w:val="00240C5C"/>
    <w:rsid w:val="00240E6F"/>
    <w:rsid w:val="00241D95"/>
    <w:rsid w:val="00245868"/>
    <w:rsid w:val="002462B3"/>
    <w:rsid w:val="00247065"/>
    <w:rsid w:val="00247CD7"/>
    <w:rsid w:val="00250289"/>
    <w:rsid w:val="002506F3"/>
    <w:rsid w:val="002508B7"/>
    <w:rsid w:val="0025093D"/>
    <w:rsid w:val="002510FE"/>
    <w:rsid w:val="00251A00"/>
    <w:rsid w:val="002523F6"/>
    <w:rsid w:val="002529D3"/>
    <w:rsid w:val="00252A77"/>
    <w:rsid w:val="0025334C"/>
    <w:rsid w:val="00253FCD"/>
    <w:rsid w:val="002550F9"/>
    <w:rsid w:val="0025553C"/>
    <w:rsid w:val="00255ED1"/>
    <w:rsid w:val="002560EF"/>
    <w:rsid w:val="00260804"/>
    <w:rsid w:val="00260BB8"/>
    <w:rsid w:val="00260EC8"/>
    <w:rsid w:val="00261722"/>
    <w:rsid w:val="00261C68"/>
    <w:rsid w:val="00261D3C"/>
    <w:rsid w:val="00261D5A"/>
    <w:rsid w:val="00262DD5"/>
    <w:rsid w:val="002638AA"/>
    <w:rsid w:val="0026411C"/>
    <w:rsid w:val="00264522"/>
    <w:rsid w:val="002659A9"/>
    <w:rsid w:val="00265A41"/>
    <w:rsid w:val="00265CA5"/>
    <w:rsid w:val="0026639C"/>
    <w:rsid w:val="00266458"/>
    <w:rsid w:val="00266666"/>
    <w:rsid w:val="00267013"/>
    <w:rsid w:val="0027065E"/>
    <w:rsid w:val="00270B88"/>
    <w:rsid w:val="0027116B"/>
    <w:rsid w:val="002714FD"/>
    <w:rsid w:val="002717BC"/>
    <w:rsid w:val="00273158"/>
    <w:rsid w:val="00273660"/>
    <w:rsid w:val="00273850"/>
    <w:rsid w:val="00274B0E"/>
    <w:rsid w:val="00274DC5"/>
    <w:rsid w:val="002753E2"/>
    <w:rsid w:val="00275561"/>
    <w:rsid w:val="00275D17"/>
    <w:rsid w:val="00275DB9"/>
    <w:rsid w:val="00275F1D"/>
    <w:rsid w:val="002769FA"/>
    <w:rsid w:val="0028050E"/>
    <w:rsid w:val="00281187"/>
    <w:rsid w:val="00281697"/>
    <w:rsid w:val="00281741"/>
    <w:rsid w:val="0028174A"/>
    <w:rsid w:val="00281C42"/>
    <w:rsid w:val="002820DD"/>
    <w:rsid w:val="002827DA"/>
    <w:rsid w:val="00283B9F"/>
    <w:rsid w:val="00284945"/>
    <w:rsid w:val="00284E26"/>
    <w:rsid w:val="002854EF"/>
    <w:rsid w:val="002856BA"/>
    <w:rsid w:val="00285B04"/>
    <w:rsid w:val="00285E3C"/>
    <w:rsid w:val="002902DA"/>
    <w:rsid w:val="00290DFF"/>
    <w:rsid w:val="002920AC"/>
    <w:rsid w:val="0029242A"/>
    <w:rsid w:val="002928CC"/>
    <w:rsid w:val="00292941"/>
    <w:rsid w:val="002929A9"/>
    <w:rsid w:val="00292B83"/>
    <w:rsid w:val="0029334D"/>
    <w:rsid w:val="0029337F"/>
    <w:rsid w:val="00293BBF"/>
    <w:rsid w:val="00293D5A"/>
    <w:rsid w:val="00294875"/>
    <w:rsid w:val="00295361"/>
    <w:rsid w:val="00296E40"/>
    <w:rsid w:val="0029747C"/>
    <w:rsid w:val="002A0DE2"/>
    <w:rsid w:val="002A1F23"/>
    <w:rsid w:val="002A455E"/>
    <w:rsid w:val="002A4C9E"/>
    <w:rsid w:val="002A7C54"/>
    <w:rsid w:val="002A7FBA"/>
    <w:rsid w:val="002B0FFC"/>
    <w:rsid w:val="002B1482"/>
    <w:rsid w:val="002B16BA"/>
    <w:rsid w:val="002B1A09"/>
    <w:rsid w:val="002B2178"/>
    <w:rsid w:val="002B23BF"/>
    <w:rsid w:val="002B268F"/>
    <w:rsid w:val="002B2937"/>
    <w:rsid w:val="002B39F1"/>
    <w:rsid w:val="002B42C4"/>
    <w:rsid w:val="002B4A51"/>
    <w:rsid w:val="002B52D7"/>
    <w:rsid w:val="002B53D1"/>
    <w:rsid w:val="002B595A"/>
    <w:rsid w:val="002B6002"/>
    <w:rsid w:val="002B608A"/>
    <w:rsid w:val="002B73A3"/>
    <w:rsid w:val="002B7C33"/>
    <w:rsid w:val="002B7C5D"/>
    <w:rsid w:val="002C129E"/>
    <w:rsid w:val="002C16A1"/>
    <w:rsid w:val="002C283E"/>
    <w:rsid w:val="002C2C9D"/>
    <w:rsid w:val="002C3F36"/>
    <w:rsid w:val="002C46EE"/>
    <w:rsid w:val="002C4E35"/>
    <w:rsid w:val="002C5398"/>
    <w:rsid w:val="002C577C"/>
    <w:rsid w:val="002C5CE1"/>
    <w:rsid w:val="002C6305"/>
    <w:rsid w:val="002C644B"/>
    <w:rsid w:val="002C7440"/>
    <w:rsid w:val="002C7F36"/>
    <w:rsid w:val="002C7F72"/>
    <w:rsid w:val="002D13BE"/>
    <w:rsid w:val="002D1583"/>
    <w:rsid w:val="002D2BB1"/>
    <w:rsid w:val="002D3890"/>
    <w:rsid w:val="002D3D15"/>
    <w:rsid w:val="002D3FF9"/>
    <w:rsid w:val="002D4314"/>
    <w:rsid w:val="002D4616"/>
    <w:rsid w:val="002D479F"/>
    <w:rsid w:val="002D4C54"/>
    <w:rsid w:val="002D50A9"/>
    <w:rsid w:val="002D512D"/>
    <w:rsid w:val="002D5924"/>
    <w:rsid w:val="002D5C6B"/>
    <w:rsid w:val="002D5E53"/>
    <w:rsid w:val="002D7BDD"/>
    <w:rsid w:val="002D7D51"/>
    <w:rsid w:val="002E0275"/>
    <w:rsid w:val="002E0B5F"/>
    <w:rsid w:val="002E0CCD"/>
    <w:rsid w:val="002E1121"/>
    <w:rsid w:val="002E2219"/>
    <w:rsid w:val="002E385F"/>
    <w:rsid w:val="002E3943"/>
    <w:rsid w:val="002E3B6F"/>
    <w:rsid w:val="002E4A2D"/>
    <w:rsid w:val="002E4AE2"/>
    <w:rsid w:val="002E4DEE"/>
    <w:rsid w:val="002E50AC"/>
    <w:rsid w:val="002E53CF"/>
    <w:rsid w:val="002E5702"/>
    <w:rsid w:val="002E5E23"/>
    <w:rsid w:val="002E7198"/>
    <w:rsid w:val="002E7C6B"/>
    <w:rsid w:val="002F0874"/>
    <w:rsid w:val="002F0C80"/>
    <w:rsid w:val="002F1399"/>
    <w:rsid w:val="002F1B00"/>
    <w:rsid w:val="002F1B0B"/>
    <w:rsid w:val="002F2489"/>
    <w:rsid w:val="002F2F53"/>
    <w:rsid w:val="002F4252"/>
    <w:rsid w:val="002F4803"/>
    <w:rsid w:val="002F547B"/>
    <w:rsid w:val="002F5AD4"/>
    <w:rsid w:val="002F5B18"/>
    <w:rsid w:val="002F5DD6"/>
    <w:rsid w:val="002F62D0"/>
    <w:rsid w:val="00300A74"/>
    <w:rsid w:val="00300AA3"/>
    <w:rsid w:val="003011F1"/>
    <w:rsid w:val="00301E33"/>
    <w:rsid w:val="00302B09"/>
    <w:rsid w:val="003038A9"/>
    <w:rsid w:val="00304084"/>
    <w:rsid w:val="00304EBC"/>
    <w:rsid w:val="00305119"/>
    <w:rsid w:val="003068C0"/>
    <w:rsid w:val="003072BD"/>
    <w:rsid w:val="00311E36"/>
    <w:rsid w:val="003127CE"/>
    <w:rsid w:val="00312DC8"/>
    <w:rsid w:val="00313523"/>
    <w:rsid w:val="00313705"/>
    <w:rsid w:val="00315122"/>
    <w:rsid w:val="00315159"/>
    <w:rsid w:val="003157A7"/>
    <w:rsid w:val="00315C19"/>
    <w:rsid w:val="003164F3"/>
    <w:rsid w:val="00317717"/>
    <w:rsid w:val="00321886"/>
    <w:rsid w:val="00323011"/>
    <w:rsid w:val="0032305A"/>
    <w:rsid w:val="0032393C"/>
    <w:rsid w:val="00323C1A"/>
    <w:rsid w:val="0032485A"/>
    <w:rsid w:val="00325147"/>
    <w:rsid w:val="003251A0"/>
    <w:rsid w:val="00325EF0"/>
    <w:rsid w:val="00326B2D"/>
    <w:rsid w:val="0033047B"/>
    <w:rsid w:val="00330E4F"/>
    <w:rsid w:val="00331046"/>
    <w:rsid w:val="003316D8"/>
    <w:rsid w:val="00331F4C"/>
    <w:rsid w:val="00332239"/>
    <w:rsid w:val="00333B63"/>
    <w:rsid w:val="00333FE5"/>
    <w:rsid w:val="00334ED2"/>
    <w:rsid w:val="00335232"/>
    <w:rsid w:val="0033540B"/>
    <w:rsid w:val="0033586C"/>
    <w:rsid w:val="003359E6"/>
    <w:rsid w:val="00335BCA"/>
    <w:rsid w:val="00335F4F"/>
    <w:rsid w:val="00335FF4"/>
    <w:rsid w:val="00336603"/>
    <w:rsid w:val="00336DBC"/>
    <w:rsid w:val="003378AE"/>
    <w:rsid w:val="00337CC7"/>
    <w:rsid w:val="00340F25"/>
    <w:rsid w:val="003415D7"/>
    <w:rsid w:val="00341903"/>
    <w:rsid w:val="00341F49"/>
    <w:rsid w:val="003420A9"/>
    <w:rsid w:val="003426DC"/>
    <w:rsid w:val="00342C31"/>
    <w:rsid w:val="00342FED"/>
    <w:rsid w:val="003441B1"/>
    <w:rsid w:val="003448ED"/>
    <w:rsid w:val="00344A71"/>
    <w:rsid w:val="00345D8B"/>
    <w:rsid w:val="0035032F"/>
    <w:rsid w:val="003504C4"/>
    <w:rsid w:val="00351773"/>
    <w:rsid w:val="00351A20"/>
    <w:rsid w:val="00352BA6"/>
    <w:rsid w:val="00352C1B"/>
    <w:rsid w:val="00352E04"/>
    <w:rsid w:val="00353091"/>
    <w:rsid w:val="0035434D"/>
    <w:rsid w:val="00354B14"/>
    <w:rsid w:val="003553FE"/>
    <w:rsid w:val="0035577C"/>
    <w:rsid w:val="0035630D"/>
    <w:rsid w:val="00356874"/>
    <w:rsid w:val="003569B7"/>
    <w:rsid w:val="00356EB7"/>
    <w:rsid w:val="003573E8"/>
    <w:rsid w:val="00360D17"/>
    <w:rsid w:val="00360F8F"/>
    <w:rsid w:val="00361CB4"/>
    <w:rsid w:val="0036234E"/>
    <w:rsid w:val="00362C8B"/>
    <w:rsid w:val="00363368"/>
    <w:rsid w:val="00363392"/>
    <w:rsid w:val="0036392B"/>
    <w:rsid w:val="00366584"/>
    <w:rsid w:val="003667BA"/>
    <w:rsid w:val="00367E38"/>
    <w:rsid w:val="00370B8F"/>
    <w:rsid w:val="00370F29"/>
    <w:rsid w:val="00370FDB"/>
    <w:rsid w:val="00371B63"/>
    <w:rsid w:val="00371EB0"/>
    <w:rsid w:val="00372707"/>
    <w:rsid w:val="00373482"/>
    <w:rsid w:val="00375005"/>
    <w:rsid w:val="0037510F"/>
    <w:rsid w:val="0037556B"/>
    <w:rsid w:val="003765B1"/>
    <w:rsid w:val="003766E2"/>
    <w:rsid w:val="00376798"/>
    <w:rsid w:val="003769EB"/>
    <w:rsid w:val="00376B30"/>
    <w:rsid w:val="00377771"/>
    <w:rsid w:val="00380FB1"/>
    <w:rsid w:val="00382BFC"/>
    <w:rsid w:val="00383515"/>
    <w:rsid w:val="00383F97"/>
    <w:rsid w:val="00383FCC"/>
    <w:rsid w:val="00386843"/>
    <w:rsid w:val="00386EC8"/>
    <w:rsid w:val="0038798E"/>
    <w:rsid w:val="00387AD3"/>
    <w:rsid w:val="00387EB0"/>
    <w:rsid w:val="00390994"/>
    <w:rsid w:val="00390CCC"/>
    <w:rsid w:val="00391135"/>
    <w:rsid w:val="00392811"/>
    <w:rsid w:val="00393619"/>
    <w:rsid w:val="00393A4F"/>
    <w:rsid w:val="00394ED4"/>
    <w:rsid w:val="003954AB"/>
    <w:rsid w:val="0039550F"/>
    <w:rsid w:val="0039676F"/>
    <w:rsid w:val="00396B46"/>
    <w:rsid w:val="00397508"/>
    <w:rsid w:val="00397D36"/>
    <w:rsid w:val="003A0118"/>
    <w:rsid w:val="003A024B"/>
    <w:rsid w:val="003A0957"/>
    <w:rsid w:val="003A1C20"/>
    <w:rsid w:val="003A26B2"/>
    <w:rsid w:val="003A2812"/>
    <w:rsid w:val="003A2B1C"/>
    <w:rsid w:val="003A2BD9"/>
    <w:rsid w:val="003A2ED8"/>
    <w:rsid w:val="003A3B59"/>
    <w:rsid w:val="003A43FB"/>
    <w:rsid w:val="003A4764"/>
    <w:rsid w:val="003A542D"/>
    <w:rsid w:val="003A5AC5"/>
    <w:rsid w:val="003A6862"/>
    <w:rsid w:val="003B163A"/>
    <w:rsid w:val="003B1B40"/>
    <w:rsid w:val="003B1C8E"/>
    <w:rsid w:val="003B1E82"/>
    <w:rsid w:val="003B20F2"/>
    <w:rsid w:val="003B2B28"/>
    <w:rsid w:val="003B3921"/>
    <w:rsid w:val="003B3DA4"/>
    <w:rsid w:val="003B3F78"/>
    <w:rsid w:val="003B5227"/>
    <w:rsid w:val="003B5EC5"/>
    <w:rsid w:val="003B67C5"/>
    <w:rsid w:val="003B6875"/>
    <w:rsid w:val="003B6DDF"/>
    <w:rsid w:val="003B7108"/>
    <w:rsid w:val="003B781A"/>
    <w:rsid w:val="003C0BCA"/>
    <w:rsid w:val="003C29F5"/>
    <w:rsid w:val="003C3773"/>
    <w:rsid w:val="003C3A3F"/>
    <w:rsid w:val="003C43B7"/>
    <w:rsid w:val="003C45F3"/>
    <w:rsid w:val="003C4711"/>
    <w:rsid w:val="003C7324"/>
    <w:rsid w:val="003C7A42"/>
    <w:rsid w:val="003D027F"/>
    <w:rsid w:val="003D1400"/>
    <w:rsid w:val="003D1703"/>
    <w:rsid w:val="003D227A"/>
    <w:rsid w:val="003D31BF"/>
    <w:rsid w:val="003D3737"/>
    <w:rsid w:val="003D4791"/>
    <w:rsid w:val="003D5463"/>
    <w:rsid w:val="003D54B7"/>
    <w:rsid w:val="003D5AA5"/>
    <w:rsid w:val="003D65AE"/>
    <w:rsid w:val="003D7730"/>
    <w:rsid w:val="003D77DC"/>
    <w:rsid w:val="003E0136"/>
    <w:rsid w:val="003E16EB"/>
    <w:rsid w:val="003E35DA"/>
    <w:rsid w:val="003E3B52"/>
    <w:rsid w:val="003E3C4F"/>
    <w:rsid w:val="003E3C65"/>
    <w:rsid w:val="003E3D41"/>
    <w:rsid w:val="003E493F"/>
    <w:rsid w:val="003E4F95"/>
    <w:rsid w:val="003E53FB"/>
    <w:rsid w:val="003E5959"/>
    <w:rsid w:val="003E5CF9"/>
    <w:rsid w:val="003E64FD"/>
    <w:rsid w:val="003E6AEF"/>
    <w:rsid w:val="003E6EDE"/>
    <w:rsid w:val="003E7CC8"/>
    <w:rsid w:val="003F1DB9"/>
    <w:rsid w:val="003F3127"/>
    <w:rsid w:val="003F3236"/>
    <w:rsid w:val="003F3F1B"/>
    <w:rsid w:val="003F6E9F"/>
    <w:rsid w:val="003F7B03"/>
    <w:rsid w:val="003F7C95"/>
    <w:rsid w:val="0040008E"/>
    <w:rsid w:val="00400301"/>
    <w:rsid w:val="00400942"/>
    <w:rsid w:val="004019CB"/>
    <w:rsid w:val="00401F90"/>
    <w:rsid w:val="00402257"/>
    <w:rsid w:val="00402337"/>
    <w:rsid w:val="00403273"/>
    <w:rsid w:val="004056FE"/>
    <w:rsid w:val="00405FFF"/>
    <w:rsid w:val="004064FE"/>
    <w:rsid w:val="004077C0"/>
    <w:rsid w:val="00410A5E"/>
    <w:rsid w:val="00412A31"/>
    <w:rsid w:val="00412AB9"/>
    <w:rsid w:val="00412C4C"/>
    <w:rsid w:val="004146FB"/>
    <w:rsid w:val="00415987"/>
    <w:rsid w:val="00415FB3"/>
    <w:rsid w:val="00416433"/>
    <w:rsid w:val="004165C3"/>
    <w:rsid w:val="00416D84"/>
    <w:rsid w:val="00417FA3"/>
    <w:rsid w:val="0042065D"/>
    <w:rsid w:val="0042072B"/>
    <w:rsid w:val="00420A58"/>
    <w:rsid w:val="00422499"/>
    <w:rsid w:val="0042383F"/>
    <w:rsid w:val="00423C06"/>
    <w:rsid w:val="00424406"/>
    <w:rsid w:val="00424CC4"/>
    <w:rsid w:val="00424DC7"/>
    <w:rsid w:val="004258CD"/>
    <w:rsid w:val="00426390"/>
    <w:rsid w:val="00430255"/>
    <w:rsid w:val="00431C31"/>
    <w:rsid w:val="00431D91"/>
    <w:rsid w:val="0043324D"/>
    <w:rsid w:val="0043350F"/>
    <w:rsid w:val="00433991"/>
    <w:rsid w:val="00433E00"/>
    <w:rsid w:val="00434140"/>
    <w:rsid w:val="004342F5"/>
    <w:rsid w:val="00434775"/>
    <w:rsid w:val="004356F5"/>
    <w:rsid w:val="00436D6D"/>
    <w:rsid w:val="004376D9"/>
    <w:rsid w:val="00440E86"/>
    <w:rsid w:val="00442D08"/>
    <w:rsid w:val="00445416"/>
    <w:rsid w:val="00445A56"/>
    <w:rsid w:val="00445D3D"/>
    <w:rsid w:val="004465BC"/>
    <w:rsid w:val="0044700A"/>
    <w:rsid w:val="00447121"/>
    <w:rsid w:val="0044732D"/>
    <w:rsid w:val="00447905"/>
    <w:rsid w:val="00450A50"/>
    <w:rsid w:val="00450B57"/>
    <w:rsid w:val="00450FF4"/>
    <w:rsid w:val="00451272"/>
    <w:rsid w:val="00451477"/>
    <w:rsid w:val="0045184D"/>
    <w:rsid w:val="00451D19"/>
    <w:rsid w:val="00452558"/>
    <w:rsid w:val="004527B3"/>
    <w:rsid w:val="004539C4"/>
    <w:rsid w:val="00454804"/>
    <w:rsid w:val="004549B3"/>
    <w:rsid w:val="00454F75"/>
    <w:rsid w:val="00455A22"/>
    <w:rsid w:val="00455F71"/>
    <w:rsid w:val="00456102"/>
    <w:rsid w:val="0045657B"/>
    <w:rsid w:val="00456B4A"/>
    <w:rsid w:val="004570EE"/>
    <w:rsid w:val="00457A52"/>
    <w:rsid w:val="00457D91"/>
    <w:rsid w:val="0046138D"/>
    <w:rsid w:val="0046314D"/>
    <w:rsid w:val="00463ACA"/>
    <w:rsid w:val="00464E6C"/>
    <w:rsid w:val="00465F9E"/>
    <w:rsid w:val="004669D8"/>
    <w:rsid w:val="0046721F"/>
    <w:rsid w:val="00467617"/>
    <w:rsid w:val="00467AF1"/>
    <w:rsid w:val="00467EE7"/>
    <w:rsid w:val="00470699"/>
    <w:rsid w:val="004707F6"/>
    <w:rsid w:val="004709B2"/>
    <w:rsid w:val="00470D89"/>
    <w:rsid w:val="004714C0"/>
    <w:rsid w:val="004716DA"/>
    <w:rsid w:val="00471A7A"/>
    <w:rsid w:val="00471E00"/>
    <w:rsid w:val="00472895"/>
    <w:rsid w:val="00473E07"/>
    <w:rsid w:val="00474438"/>
    <w:rsid w:val="00475E33"/>
    <w:rsid w:val="00476374"/>
    <w:rsid w:val="004764E0"/>
    <w:rsid w:val="004766EB"/>
    <w:rsid w:val="00477EDE"/>
    <w:rsid w:val="00480016"/>
    <w:rsid w:val="00480089"/>
    <w:rsid w:val="00480337"/>
    <w:rsid w:val="0048141D"/>
    <w:rsid w:val="004817C4"/>
    <w:rsid w:val="00481A44"/>
    <w:rsid w:val="00481C9D"/>
    <w:rsid w:val="004834DA"/>
    <w:rsid w:val="00483D6E"/>
    <w:rsid w:val="004854FC"/>
    <w:rsid w:val="004857DC"/>
    <w:rsid w:val="00485B11"/>
    <w:rsid w:val="004867D4"/>
    <w:rsid w:val="00486BF4"/>
    <w:rsid w:val="00486E14"/>
    <w:rsid w:val="0048737D"/>
    <w:rsid w:val="004875D9"/>
    <w:rsid w:val="004913F7"/>
    <w:rsid w:val="004915D2"/>
    <w:rsid w:val="004916A6"/>
    <w:rsid w:val="00491DDF"/>
    <w:rsid w:val="00492E20"/>
    <w:rsid w:val="004932A8"/>
    <w:rsid w:val="00493D18"/>
    <w:rsid w:val="00494137"/>
    <w:rsid w:val="004941C0"/>
    <w:rsid w:val="0049672E"/>
    <w:rsid w:val="004972A8"/>
    <w:rsid w:val="004972BE"/>
    <w:rsid w:val="004A05FE"/>
    <w:rsid w:val="004A0A45"/>
    <w:rsid w:val="004A0F00"/>
    <w:rsid w:val="004A156A"/>
    <w:rsid w:val="004A2084"/>
    <w:rsid w:val="004A26C8"/>
    <w:rsid w:val="004A2DF2"/>
    <w:rsid w:val="004A37B9"/>
    <w:rsid w:val="004A37F4"/>
    <w:rsid w:val="004A3AE9"/>
    <w:rsid w:val="004A40E9"/>
    <w:rsid w:val="004A45F7"/>
    <w:rsid w:val="004A476D"/>
    <w:rsid w:val="004A4B18"/>
    <w:rsid w:val="004A4BD6"/>
    <w:rsid w:val="004A507E"/>
    <w:rsid w:val="004A50A6"/>
    <w:rsid w:val="004A523B"/>
    <w:rsid w:val="004A54C8"/>
    <w:rsid w:val="004A5657"/>
    <w:rsid w:val="004A577A"/>
    <w:rsid w:val="004A5972"/>
    <w:rsid w:val="004A6163"/>
    <w:rsid w:val="004A633F"/>
    <w:rsid w:val="004A78FB"/>
    <w:rsid w:val="004A7B72"/>
    <w:rsid w:val="004B0C26"/>
    <w:rsid w:val="004B1253"/>
    <w:rsid w:val="004B12C4"/>
    <w:rsid w:val="004B1A82"/>
    <w:rsid w:val="004B2052"/>
    <w:rsid w:val="004B29E9"/>
    <w:rsid w:val="004B2B98"/>
    <w:rsid w:val="004B36CE"/>
    <w:rsid w:val="004B3C57"/>
    <w:rsid w:val="004B431A"/>
    <w:rsid w:val="004B46AA"/>
    <w:rsid w:val="004B54CF"/>
    <w:rsid w:val="004B5D95"/>
    <w:rsid w:val="004B7046"/>
    <w:rsid w:val="004B7178"/>
    <w:rsid w:val="004B71D7"/>
    <w:rsid w:val="004C0565"/>
    <w:rsid w:val="004C0698"/>
    <w:rsid w:val="004C0C78"/>
    <w:rsid w:val="004C1159"/>
    <w:rsid w:val="004C160F"/>
    <w:rsid w:val="004C1A24"/>
    <w:rsid w:val="004C1E7E"/>
    <w:rsid w:val="004C2200"/>
    <w:rsid w:val="004C25DB"/>
    <w:rsid w:val="004C2C82"/>
    <w:rsid w:val="004C46C0"/>
    <w:rsid w:val="004C4709"/>
    <w:rsid w:val="004C48F1"/>
    <w:rsid w:val="004C507B"/>
    <w:rsid w:val="004C5CF2"/>
    <w:rsid w:val="004C70E7"/>
    <w:rsid w:val="004C7C3F"/>
    <w:rsid w:val="004D075F"/>
    <w:rsid w:val="004D07CA"/>
    <w:rsid w:val="004D12CA"/>
    <w:rsid w:val="004D1D1C"/>
    <w:rsid w:val="004D1E36"/>
    <w:rsid w:val="004D25F3"/>
    <w:rsid w:val="004D2D3C"/>
    <w:rsid w:val="004D32D4"/>
    <w:rsid w:val="004D4034"/>
    <w:rsid w:val="004D4C6F"/>
    <w:rsid w:val="004D67A3"/>
    <w:rsid w:val="004D757F"/>
    <w:rsid w:val="004E040B"/>
    <w:rsid w:val="004E09F5"/>
    <w:rsid w:val="004E13C3"/>
    <w:rsid w:val="004E168B"/>
    <w:rsid w:val="004E25FE"/>
    <w:rsid w:val="004E2A63"/>
    <w:rsid w:val="004E30FA"/>
    <w:rsid w:val="004E3345"/>
    <w:rsid w:val="004E422C"/>
    <w:rsid w:val="004E4A60"/>
    <w:rsid w:val="004E4BFC"/>
    <w:rsid w:val="004E5EAB"/>
    <w:rsid w:val="004E5FC5"/>
    <w:rsid w:val="004E661D"/>
    <w:rsid w:val="004E6889"/>
    <w:rsid w:val="004E7473"/>
    <w:rsid w:val="004E7D21"/>
    <w:rsid w:val="004F04A0"/>
    <w:rsid w:val="004F1094"/>
    <w:rsid w:val="004F2332"/>
    <w:rsid w:val="004F2AA4"/>
    <w:rsid w:val="004F2BA3"/>
    <w:rsid w:val="004F306A"/>
    <w:rsid w:val="004F40A3"/>
    <w:rsid w:val="004F413C"/>
    <w:rsid w:val="004F4BDC"/>
    <w:rsid w:val="004F5A39"/>
    <w:rsid w:val="004F60BE"/>
    <w:rsid w:val="004F614E"/>
    <w:rsid w:val="004F61C7"/>
    <w:rsid w:val="004F6AF6"/>
    <w:rsid w:val="004F6FB5"/>
    <w:rsid w:val="004F77CC"/>
    <w:rsid w:val="00500888"/>
    <w:rsid w:val="00501337"/>
    <w:rsid w:val="005021E4"/>
    <w:rsid w:val="00502451"/>
    <w:rsid w:val="00502476"/>
    <w:rsid w:val="0050338A"/>
    <w:rsid w:val="00503895"/>
    <w:rsid w:val="0050410B"/>
    <w:rsid w:val="00504B5D"/>
    <w:rsid w:val="0050515A"/>
    <w:rsid w:val="00505945"/>
    <w:rsid w:val="00507F0D"/>
    <w:rsid w:val="00510012"/>
    <w:rsid w:val="0051183B"/>
    <w:rsid w:val="00511CFF"/>
    <w:rsid w:val="00512A6D"/>
    <w:rsid w:val="00512B78"/>
    <w:rsid w:val="00513117"/>
    <w:rsid w:val="00513429"/>
    <w:rsid w:val="00513B67"/>
    <w:rsid w:val="00513D08"/>
    <w:rsid w:val="00514E86"/>
    <w:rsid w:val="0051697C"/>
    <w:rsid w:val="005208C3"/>
    <w:rsid w:val="005208E8"/>
    <w:rsid w:val="00520F45"/>
    <w:rsid w:val="00521850"/>
    <w:rsid w:val="00522B6E"/>
    <w:rsid w:val="00523C73"/>
    <w:rsid w:val="00523F6E"/>
    <w:rsid w:val="005244E3"/>
    <w:rsid w:val="00524FBA"/>
    <w:rsid w:val="00525A6E"/>
    <w:rsid w:val="005271A2"/>
    <w:rsid w:val="0053058B"/>
    <w:rsid w:val="00530853"/>
    <w:rsid w:val="0053142A"/>
    <w:rsid w:val="00531923"/>
    <w:rsid w:val="00531B11"/>
    <w:rsid w:val="0053273A"/>
    <w:rsid w:val="00532F20"/>
    <w:rsid w:val="00533676"/>
    <w:rsid w:val="00534B2E"/>
    <w:rsid w:val="00535194"/>
    <w:rsid w:val="005355DC"/>
    <w:rsid w:val="0053566A"/>
    <w:rsid w:val="005356D1"/>
    <w:rsid w:val="0053681E"/>
    <w:rsid w:val="00537262"/>
    <w:rsid w:val="00537940"/>
    <w:rsid w:val="0054079D"/>
    <w:rsid w:val="00540C8E"/>
    <w:rsid w:val="005410A4"/>
    <w:rsid w:val="00541196"/>
    <w:rsid w:val="00543666"/>
    <w:rsid w:val="00543CCA"/>
    <w:rsid w:val="00544220"/>
    <w:rsid w:val="005446CC"/>
    <w:rsid w:val="0054523E"/>
    <w:rsid w:val="005455EE"/>
    <w:rsid w:val="00545A91"/>
    <w:rsid w:val="00545EBC"/>
    <w:rsid w:val="00546648"/>
    <w:rsid w:val="00546C6C"/>
    <w:rsid w:val="005473A8"/>
    <w:rsid w:val="00550300"/>
    <w:rsid w:val="0055186B"/>
    <w:rsid w:val="005524DB"/>
    <w:rsid w:val="00554156"/>
    <w:rsid w:val="005548B6"/>
    <w:rsid w:val="00554BFC"/>
    <w:rsid w:val="00554D7E"/>
    <w:rsid w:val="005561F3"/>
    <w:rsid w:val="00557971"/>
    <w:rsid w:val="00557E38"/>
    <w:rsid w:val="005611A9"/>
    <w:rsid w:val="005617E5"/>
    <w:rsid w:val="005633E7"/>
    <w:rsid w:val="00564041"/>
    <w:rsid w:val="00564912"/>
    <w:rsid w:val="00565728"/>
    <w:rsid w:val="00565F2B"/>
    <w:rsid w:val="005661B9"/>
    <w:rsid w:val="00566347"/>
    <w:rsid w:val="00566869"/>
    <w:rsid w:val="00567864"/>
    <w:rsid w:val="00570502"/>
    <w:rsid w:val="00572158"/>
    <w:rsid w:val="0057283D"/>
    <w:rsid w:val="0057339B"/>
    <w:rsid w:val="005736FE"/>
    <w:rsid w:val="005738E2"/>
    <w:rsid w:val="00573905"/>
    <w:rsid w:val="00573BAB"/>
    <w:rsid w:val="005743AE"/>
    <w:rsid w:val="00574D52"/>
    <w:rsid w:val="00575483"/>
    <w:rsid w:val="0057732E"/>
    <w:rsid w:val="00577ABF"/>
    <w:rsid w:val="00577DB4"/>
    <w:rsid w:val="00583314"/>
    <w:rsid w:val="00583497"/>
    <w:rsid w:val="005836C6"/>
    <w:rsid w:val="005842CA"/>
    <w:rsid w:val="005846CC"/>
    <w:rsid w:val="0058487E"/>
    <w:rsid w:val="005860CE"/>
    <w:rsid w:val="00586930"/>
    <w:rsid w:val="0059017C"/>
    <w:rsid w:val="00590584"/>
    <w:rsid w:val="00590D6F"/>
    <w:rsid w:val="00591B7F"/>
    <w:rsid w:val="00592CF2"/>
    <w:rsid w:val="00593881"/>
    <w:rsid w:val="0059484B"/>
    <w:rsid w:val="005951DA"/>
    <w:rsid w:val="005954C4"/>
    <w:rsid w:val="00595501"/>
    <w:rsid w:val="005955D0"/>
    <w:rsid w:val="00595E99"/>
    <w:rsid w:val="0059607B"/>
    <w:rsid w:val="00596ECB"/>
    <w:rsid w:val="00597070"/>
    <w:rsid w:val="005971E8"/>
    <w:rsid w:val="005972DE"/>
    <w:rsid w:val="005974CF"/>
    <w:rsid w:val="005A03D2"/>
    <w:rsid w:val="005A0E31"/>
    <w:rsid w:val="005A1025"/>
    <w:rsid w:val="005A2640"/>
    <w:rsid w:val="005A2697"/>
    <w:rsid w:val="005A2C17"/>
    <w:rsid w:val="005A386D"/>
    <w:rsid w:val="005A38B2"/>
    <w:rsid w:val="005A4BAB"/>
    <w:rsid w:val="005A5E58"/>
    <w:rsid w:val="005A5FA2"/>
    <w:rsid w:val="005A684D"/>
    <w:rsid w:val="005A7732"/>
    <w:rsid w:val="005B0598"/>
    <w:rsid w:val="005B124C"/>
    <w:rsid w:val="005B215D"/>
    <w:rsid w:val="005B34D3"/>
    <w:rsid w:val="005B3CC4"/>
    <w:rsid w:val="005B49A9"/>
    <w:rsid w:val="005B4AF3"/>
    <w:rsid w:val="005B4B6B"/>
    <w:rsid w:val="005B51C5"/>
    <w:rsid w:val="005B539C"/>
    <w:rsid w:val="005B5689"/>
    <w:rsid w:val="005B6388"/>
    <w:rsid w:val="005B68EE"/>
    <w:rsid w:val="005B6DC6"/>
    <w:rsid w:val="005B7295"/>
    <w:rsid w:val="005B72F5"/>
    <w:rsid w:val="005C0646"/>
    <w:rsid w:val="005C1BCB"/>
    <w:rsid w:val="005C20C8"/>
    <w:rsid w:val="005C23FF"/>
    <w:rsid w:val="005C24E2"/>
    <w:rsid w:val="005C3386"/>
    <w:rsid w:val="005C4685"/>
    <w:rsid w:val="005C56D7"/>
    <w:rsid w:val="005C5DB6"/>
    <w:rsid w:val="005C5ED9"/>
    <w:rsid w:val="005C6082"/>
    <w:rsid w:val="005C67E6"/>
    <w:rsid w:val="005C68B5"/>
    <w:rsid w:val="005C7625"/>
    <w:rsid w:val="005D0147"/>
    <w:rsid w:val="005D0A0A"/>
    <w:rsid w:val="005D14A5"/>
    <w:rsid w:val="005D1E2D"/>
    <w:rsid w:val="005D2603"/>
    <w:rsid w:val="005D3820"/>
    <w:rsid w:val="005D412E"/>
    <w:rsid w:val="005D521B"/>
    <w:rsid w:val="005D57AF"/>
    <w:rsid w:val="005D5864"/>
    <w:rsid w:val="005D5D80"/>
    <w:rsid w:val="005D5EF9"/>
    <w:rsid w:val="005D61DC"/>
    <w:rsid w:val="005D6C25"/>
    <w:rsid w:val="005D7286"/>
    <w:rsid w:val="005D7C05"/>
    <w:rsid w:val="005D7F12"/>
    <w:rsid w:val="005E1479"/>
    <w:rsid w:val="005E1DD8"/>
    <w:rsid w:val="005E1FF8"/>
    <w:rsid w:val="005E224A"/>
    <w:rsid w:val="005E2A26"/>
    <w:rsid w:val="005E3BD5"/>
    <w:rsid w:val="005E3CEF"/>
    <w:rsid w:val="005E51FA"/>
    <w:rsid w:val="005E5817"/>
    <w:rsid w:val="005E5959"/>
    <w:rsid w:val="005E5A16"/>
    <w:rsid w:val="005E6750"/>
    <w:rsid w:val="005E68ED"/>
    <w:rsid w:val="005E72A8"/>
    <w:rsid w:val="005E744A"/>
    <w:rsid w:val="005F2810"/>
    <w:rsid w:val="005F2F8D"/>
    <w:rsid w:val="005F3164"/>
    <w:rsid w:val="005F3398"/>
    <w:rsid w:val="005F446E"/>
    <w:rsid w:val="005F468A"/>
    <w:rsid w:val="005F6757"/>
    <w:rsid w:val="005F712C"/>
    <w:rsid w:val="005F723E"/>
    <w:rsid w:val="006003D7"/>
    <w:rsid w:val="00600B2B"/>
    <w:rsid w:val="00600FE7"/>
    <w:rsid w:val="00600FF7"/>
    <w:rsid w:val="006015CF"/>
    <w:rsid w:val="006016DF"/>
    <w:rsid w:val="006028F5"/>
    <w:rsid w:val="00602D30"/>
    <w:rsid w:val="0060479E"/>
    <w:rsid w:val="00604B0C"/>
    <w:rsid w:val="0060540E"/>
    <w:rsid w:val="0060583F"/>
    <w:rsid w:val="00605965"/>
    <w:rsid w:val="00605AA6"/>
    <w:rsid w:val="00605B48"/>
    <w:rsid w:val="0060645E"/>
    <w:rsid w:val="0060690B"/>
    <w:rsid w:val="006078FC"/>
    <w:rsid w:val="00607D80"/>
    <w:rsid w:val="00610B6D"/>
    <w:rsid w:val="00611305"/>
    <w:rsid w:val="00611BDE"/>
    <w:rsid w:val="0061224C"/>
    <w:rsid w:val="0061255D"/>
    <w:rsid w:val="0061306E"/>
    <w:rsid w:val="00613D18"/>
    <w:rsid w:val="00614295"/>
    <w:rsid w:val="006164D6"/>
    <w:rsid w:val="006169D9"/>
    <w:rsid w:val="006172BD"/>
    <w:rsid w:val="0061770C"/>
    <w:rsid w:val="00620A96"/>
    <w:rsid w:val="0062211B"/>
    <w:rsid w:val="00623C17"/>
    <w:rsid w:val="00623DC8"/>
    <w:rsid w:val="00624058"/>
    <w:rsid w:val="00624756"/>
    <w:rsid w:val="00625161"/>
    <w:rsid w:val="006252EC"/>
    <w:rsid w:val="00625337"/>
    <w:rsid w:val="006258E4"/>
    <w:rsid w:val="00625CAB"/>
    <w:rsid w:val="00625EA6"/>
    <w:rsid w:val="00627C86"/>
    <w:rsid w:val="0063037B"/>
    <w:rsid w:val="00630D58"/>
    <w:rsid w:val="00630F47"/>
    <w:rsid w:val="00631330"/>
    <w:rsid w:val="006316CC"/>
    <w:rsid w:val="00631F3B"/>
    <w:rsid w:val="0063362B"/>
    <w:rsid w:val="0063459C"/>
    <w:rsid w:val="006345A9"/>
    <w:rsid w:val="00634668"/>
    <w:rsid w:val="00634F47"/>
    <w:rsid w:val="00635553"/>
    <w:rsid w:val="00637271"/>
    <w:rsid w:val="0063776D"/>
    <w:rsid w:val="0063798E"/>
    <w:rsid w:val="00637B44"/>
    <w:rsid w:val="00640353"/>
    <w:rsid w:val="006404E2"/>
    <w:rsid w:val="00640BB7"/>
    <w:rsid w:val="00641679"/>
    <w:rsid w:val="00641A45"/>
    <w:rsid w:val="00641DF8"/>
    <w:rsid w:val="00642A57"/>
    <w:rsid w:val="006440C2"/>
    <w:rsid w:val="00644681"/>
    <w:rsid w:val="00644AFA"/>
    <w:rsid w:val="00644EF9"/>
    <w:rsid w:val="0064558A"/>
    <w:rsid w:val="006460F2"/>
    <w:rsid w:val="00646237"/>
    <w:rsid w:val="00646D69"/>
    <w:rsid w:val="00647AF5"/>
    <w:rsid w:val="00647C28"/>
    <w:rsid w:val="00647E4E"/>
    <w:rsid w:val="006504B8"/>
    <w:rsid w:val="00651E87"/>
    <w:rsid w:val="00653447"/>
    <w:rsid w:val="00653C5D"/>
    <w:rsid w:val="00654532"/>
    <w:rsid w:val="006565F0"/>
    <w:rsid w:val="00657A85"/>
    <w:rsid w:val="006613E7"/>
    <w:rsid w:val="00661790"/>
    <w:rsid w:val="00663644"/>
    <w:rsid w:val="00665894"/>
    <w:rsid w:val="00665EB3"/>
    <w:rsid w:val="00666E46"/>
    <w:rsid w:val="00666F3D"/>
    <w:rsid w:val="00667019"/>
    <w:rsid w:val="006671D4"/>
    <w:rsid w:val="00667254"/>
    <w:rsid w:val="00667435"/>
    <w:rsid w:val="0066751E"/>
    <w:rsid w:val="006704E4"/>
    <w:rsid w:val="00674A21"/>
    <w:rsid w:val="00675B82"/>
    <w:rsid w:val="00675D24"/>
    <w:rsid w:val="00675FA2"/>
    <w:rsid w:val="006764CF"/>
    <w:rsid w:val="00676596"/>
    <w:rsid w:val="00677CD7"/>
    <w:rsid w:val="00680221"/>
    <w:rsid w:val="006802A9"/>
    <w:rsid w:val="00680610"/>
    <w:rsid w:val="0068079F"/>
    <w:rsid w:val="00680A24"/>
    <w:rsid w:val="00681299"/>
    <w:rsid w:val="006815C9"/>
    <w:rsid w:val="00681D19"/>
    <w:rsid w:val="00681D25"/>
    <w:rsid w:val="00682047"/>
    <w:rsid w:val="00682383"/>
    <w:rsid w:val="00682EE0"/>
    <w:rsid w:val="0068326F"/>
    <w:rsid w:val="00683FAA"/>
    <w:rsid w:val="00684C6B"/>
    <w:rsid w:val="00685200"/>
    <w:rsid w:val="00690F76"/>
    <w:rsid w:val="00690FF4"/>
    <w:rsid w:val="006911D1"/>
    <w:rsid w:val="006914C3"/>
    <w:rsid w:val="006922AD"/>
    <w:rsid w:val="00692C9B"/>
    <w:rsid w:val="00693864"/>
    <w:rsid w:val="00694E83"/>
    <w:rsid w:val="00697046"/>
    <w:rsid w:val="006A081E"/>
    <w:rsid w:val="006A0BCE"/>
    <w:rsid w:val="006A15A0"/>
    <w:rsid w:val="006A18CD"/>
    <w:rsid w:val="006A1B40"/>
    <w:rsid w:val="006A2629"/>
    <w:rsid w:val="006A2765"/>
    <w:rsid w:val="006A2921"/>
    <w:rsid w:val="006A2F03"/>
    <w:rsid w:val="006A4400"/>
    <w:rsid w:val="006A4C59"/>
    <w:rsid w:val="006A56D2"/>
    <w:rsid w:val="006A5E3D"/>
    <w:rsid w:val="006A6C26"/>
    <w:rsid w:val="006B0017"/>
    <w:rsid w:val="006B0831"/>
    <w:rsid w:val="006B23F5"/>
    <w:rsid w:val="006B2911"/>
    <w:rsid w:val="006B3166"/>
    <w:rsid w:val="006B349E"/>
    <w:rsid w:val="006B3FDA"/>
    <w:rsid w:val="006B527E"/>
    <w:rsid w:val="006B5596"/>
    <w:rsid w:val="006B72D1"/>
    <w:rsid w:val="006B7789"/>
    <w:rsid w:val="006C0419"/>
    <w:rsid w:val="006C0AFA"/>
    <w:rsid w:val="006C24C7"/>
    <w:rsid w:val="006C296B"/>
    <w:rsid w:val="006C2A99"/>
    <w:rsid w:val="006C2A9D"/>
    <w:rsid w:val="006C2C45"/>
    <w:rsid w:val="006C3966"/>
    <w:rsid w:val="006C3F71"/>
    <w:rsid w:val="006C43DC"/>
    <w:rsid w:val="006C5349"/>
    <w:rsid w:val="006C53A4"/>
    <w:rsid w:val="006C5691"/>
    <w:rsid w:val="006C595A"/>
    <w:rsid w:val="006C639E"/>
    <w:rsid w:val="006C6500"/>
    <w:rsid w:val="006C65D6"/>
    <w:rsid w:val="006C6FAB"/>
    <w:rsid w:val="006C7931"/>
    <w:rsid w:val="006D0098"/>
    <w:rsid w:val="006D0E2E"/>
    <w:rsid w:val="006D2454"/>
    <w:rsid w:val="006D273A"/>
    <w:rsid w:val="006D296A"/>
    <w:rsid w:val="006D3188"/>
    <w:rsid w:val="006D3544"/>
    <w:rsid w:val="006D3F93"/>
    <w:rsid w:val="006D4415"/>
    <w:rsid w:val="006D5895"/>
    <w:rsid w:val="006D58E0"/>
    <w:rsid w:val="006D5C8B"/>
    <w:rsid w:val="006D7774"/>
    <w:rsid w:val="006D7950"/>
    <w:rsid w:val="006E093E"/>
    <w:rsid w:val="006E0B30"/>
    <w:rsid w:val="006E1BA0"/>
    <w:rsid w:val="006E442F"/>
    <w:rsid w:val="006E5AB3"/>
    <w:rsid w:val="006E6431"/>
    <w:rsid w:val="006E64B4"/>
    <w:rsid w:val="006E6AEC"/>
    <w:rsid w:val="006E735D"/>
    <w:rsid w:val="006E7C52"/>
    <w:rsid w:val="006E7FC3"/>
    <w:rsid w:val="006F0E52"/>
    <w:rsid w:val="006F2157"/>
    <w:rsid w:val="006F2572"/>
    <w:rsid w:val="006F25E8"/>
    <w:rsid w:val="006F3283"/>
    <w:rsid w:val="006F35E4"/>
    <w:rsid w:val="006F3E14"/>
    <w:rsid w:val="006F46EA"/>
    <w:rsid w:val="006F4ACE"/>
    <w:rsid w:val="006F4D8A"/>
    <w:rsid w:val="006F5CCE"/>
    <w:rsid w:val="006F6B17"/>
    <w:rsid w:val="006F6C3A"/>
    <w:rsid w:val="007002DC"/>
    <w:rsid w:val="007018F9"/>
    <w:rsid w:val="00701A07"/>
    <w:rsid w:val="007020F8"/>
    <w:rsid w:val="00703326"/>
    <w:rsid w:val="007039F9"/>
    <w:rsid w:val="007051C4"/>
    <w:rsid w:val="007064CB"/>
    <w:rsid w:val="00706D6F"/>
    <w:rsid w:val="00707511"/>
    <w:rsid w:val="007075E8"/>
    <w:rsid w:val="007075EC"/>
    <w:rsid w:val="00707D1E"/>
    <w:rsid w:val="00707F18"/>
    <w:rsid w:val="0071099C"/>
    <w:rsid w:val="0071103F"/>
    <w:rsid w:val="007116FE"/>
    <w:rsid w:val="00711B3C"/>
    <w:rsid w:val="00712137"/>
    <w:rsid w:val="0071267A"/>
    <w:rsid w:val="00712CA2"/>
    <w:rsid w:val="00714A93"/>
    <w:rsid w:val="007152CC"/>
    <w:rsid w:val="00715B03"/>
    <w:rsid w:val="00715C41"/>
    <w:rsid w:val="00716004"/>
    <w:rsid w:val="00717308"/>
    <w:rsid w:val="007174E1"/>
    <w:rsid w:val="007179FF"/>
    <w:rsid w:val="007201E3"/>
    <w:rsid w:val="0072088D"/>
    <w:rsid w:val="00720EA0"/>
    <w:rsid w:val="00721395"/>
    <w:rsid w:val="00721673"/>
    <w:rsid w:val="0072174D"/>
    <w:rsid w:val="00721BB5"/>
    <w:rsid w:val="007242AB"/>
    <w:rsid w:val="00724324"/>
    <w:rsid w:val="007243ED"/>
    <w:rsid w:val="00724772"/>
    <w:rsid w:val="00724F56"/>
    <w:rsid w:val="007252C3"/>
    <w:rsid w:val="00726CA9"/>
    <w:rsid w:val="00727C21"/>
    <w:rsid w:val="0073009C"/>
    <w:rsid w:val="00730337"/>
    <w:rsid w:val="00730654"/>
    <w:rsid w:val="00730AB7"/>
    <w:rsid w:val="00730E05"/>
    <w:rsid w:val="00730F60"/>
    <w:rsid w:val="00731DA5"/>
    <w:rsid w:val="00732201"/>
    <w:rsid w:val="00732550"/>
    <w:rsid w:val="00732736"/>
    <w:rsid w:val="00732A64"/>
    <w:rsid w:val="00733136"/>
    <w:rsid w:val="00733DE1"/>
    <w:rsid w:val="00734185"/>
    <w:rsid w:val="007344AA"/>
    <w:rsid w:val="007349CC"/>
    <w:rsid w:val="00734FAA"/>
    <w:rsid w:val="00735DE6"/>
    <w:rsid w:val="007363FF"/>
    <w:rsid w:val="00736C85"/>
    <w:rsid w:val="0073770B"/>
    <w:rsid w:val="0074056A"/>
    <w:rsid w:val="00740803"/>
    <w:rsid w:val="00740CB5"/>
    <w:rsid w:val="00741762"/>
    <w:rsid w:val="00741807"/>
    <w:rsid w:val="007418A5"/>
    <w:rsid w:val="00741B56"/>
    <w:rsid w:val="00742EB3"/>
    <w:rsid w:val="0074309E"/>
    <w:rsid w:val="00743214"/>
    <w:rsid w:val="0074335D"/>
    <w:rsid w:val="007448CD"/>
    <w:rsid w:val="0074527B"/>
    <w:rsid w:val="00745BB0"/>
    <w:rsid w:val="0074627C"/>
    <w:rsid w:val="007468FB"/>
    <w:rsid w:val="007513AE"/>
    <w:rsid w:val="00752ABE"/>
    <w:rsid w:val="00752FD2"/>
    <w:rsid w:val="00753242"/>
    <w:rsid w:val="007537A7"/>
    <w:rsid w:val="00753EBC"/>
    <w:rsid w:val="007547A2"/>
    <w:rsid w:val="00754D73"/>
    <w:rsid w:val="00756EB0"/>
    <w:rsid w:val="00757352"/>
    <w:rsid w:val="007579D7"/>
    <w:rsid w:val="00760E0F"/>
    <w:rsid w:val="0076218C"/>
    <w:rsid w:val="00763F16"/>
    <w:rsid w:val="00764326"/>
    <w:rsid w:val="0076449F"/>
    <w:rsid w:val="007649D7"/>
    <w:rsid w:val="00764AEA"/>
    <w:rsid w:val="00764FA7"/>
    <w:rsid w:val="00765217"/>
    <w:rsid w:val="00767E90"/>
    <w:rsid w:val="00770549"/>
    <w:rsid w:val="007707BB"/>
    <w:rsid w:val="00770ABA"/>
    <w:rsid w:val="00772732"/>
    <w:rsid w:val="00772899"/>
    <w:rsid w:val="007740CB"/>
    <w:rsid w:val="007748F4"/>
    <w:rsid w:val="00776605"/>
    <w:rsid w:val="00776707"/>
    <w:rsid w:val="0077756F"/>
    <w:rsid w:val="0077759B"/>
    <w:rsid w:val="00777CAB"/>
    <w:rsid w:val="007825C6"/>
    <w:rsid w:val="0078261C"/>
    <w:rsid w:val="007826A5"/>
    <w:rsid w:val="007827A4"/>
    <w:rsid w:val="00782892"/>
    <w:rsid w:val="0078295B"/>
    <w:rsid w:val="00782C13"/>
    <w:rsid w:val="00782D6C"/>
    <w:rsid w:val="00784A43"/>
    <w:rsid w:val="00784B0D"/>
    <w:rsid w:val="00785066"/>
    <w:rsid w:val="00787365"/>
    <w:rsid w:val="00787E31"/>
    <w:rsid w:val="007906A6"/>
    <w:rsid w:val="00791EF8"/>
    <w:rsid w:val="007921BB"/>
    <w:rsid w:val="00792818"/>
    <w:rsid w:val="00792A3A"/>
    <w:rsid w:val="00792F64"/>
    <w:rsid w:val="00793F24"/>
    <w:rsid w:val="0079463B"/>
    <w:rsid w:val="00794EF0"/>
    <w:rsid w:val="007951E7"/>
    <w:rsid w:val="0079544F"/>
    <w:rsid w:val="0079783C"/>
    <w:rsid w:val="00797A02"/>
    <w:rsid w:val="00797DBC"/>
    <w:rsid w:val="007A0FCD"/>
    <w:rsid w:val="007A1F60"/>
    <w:rsid w:val="007A2B35"/>
    <w:rsid w:val="007A2FCD"/>
    <w:rsid w:val="007A3050"/>
    <w:rsid w:val="007A3474"/>
    <w:rsid w:val="007A34B9"/>
    <w:rsid w:val="007A360D"/>
    <w:rsid w:val="007A3E05"/>
    <w:rsid w:val="007A4861"/>
    <w:rsid w:val="007A542F"/>
    <w:rsid w:val="007A570C"/>
    <w:rsid w:val="007A6220"/>
    <w:rsid w:val="007A7D7E"/>
    <w:rsid w:val="007A7DAA"/>
    <w:rsid w:val="007A7F8B"/>
    <w:rsid w:val="007B02CB"/>
    <w:rsid w:val="007B1FF9"/>
    <w:rsid w:val="007B213C"/>
    <w:rsid w:val="007B2264"/>
    <w:rsid w:val="007B2BC4"/>
    <w:rsid w:val="007B3204"/>
    <w:rsid w:val="007B3241"/>
    <w:rsid w:val="007B3763"/>
    <w:rsid w:val="007B3B76"/>
    <w:rsid w:val="007B4C16"/>
    <w:rsid w:val="007B5061"/>
    <w:rsid w:val="007B51A4"/>
    <w:rsid w:val="007B5701"/>
    <w:rsid w:val="007B5D42"/>
    <w:rsid w:val="007B5E15"/>
    <w:rsid w:val="007B6CEC"/>
    <w:rsid w:val="007B6CFE"/>
    <w:rsid w:val="007B771B"/>
    <w:rsid w:val="007B7984"/>
    <w:rsid w:val="007B7B17"/>
    <w:rsid w:val="007C00F2"/>
    <w:rsid w:val="007C0651"/>
    <w:rsid w:val="007C0C9F"/>
    <w:rsid w:val="007C1ABE"/>
    <w:rsid w:val="007C2081"/>
    <w:rsid w:val="007C290C"/>
    <w:rsid w:val="007C335A"/>
    <w:rsid w:val="007C404E"/>
    <w:rsid w:val="007C41CE"/>
    <w:rsid w:val="007C5197"/>
    <w:rsid w:val="007C524F"/>
    <w:rsid w:val="007C52B3"/>
    <w:rsid w:val="007C5D8E"/>
    <w:rsid w:val="007C6145"/>
    <w:rsid w:val="007C6966"/>
    <w:rsid w:val="007C7A20"/>
    <w:rsid w:val="007D0270"/>
    <w:rsid w:val="007D0F4F"/>
    <w:rsid w:val="007D1729"/>
    <w:rsid w:val="007D172D"/>
    <w:rsid w:val="007D1957"/>
    <w:rsid w:val="007D2A04"/>
    <w:rsid w:val="007D3CA6"/>
    <w:rsid w:val="007D3DA4"/>
    <w:rsid w:val="007D3E01"/>
    <w:rsid w:val="007D4D3B"/>
    <w:rsid w:val="007D50C3"/>
    <w:rsid w:val="007D6236"/>
    <w:rsid w:val="007D6E34"/>
    <w:rsid w:val="007D752D"/>
    <w:rsid w:val="007D7A09"/>
    <w:rsid w:val="007E0EB4"/>
    <w:rsid w:val="007E19E3"/>
    <w:rsid w:val="007E2BF7"/>
    <w:rsid w:val="007E3641"/>
    <w:rsid w:val="007E45A7"/>
    <w:rsid w:val="007E4FD9"/>
    <w:rsid w:val="007E5139"/>
    <w:rsid w:val="007E613C"/>
    <w:rsid w:val="007E7BCF"/>
    <w:rsid w:val="007E7CE1"/>
    <w:rsid w:val="007F200E"/>
    <w:rsid w:val="007F2134"/>
    <w:rsid w:val="007F5286"/>
    <w:rsid w:val="007F5451"/>
    <w:rsid w:val="007F57B5"/>
    <w:rsid w:val="007F5CB3"/>
    <w:rsid w:val="007F7DA7"/>
    <w:rsid w:val="00800082"/>
    <w:rsid w:val="008001B4"/>
    <w:rsid w:val="0080043F"/>
    <w:rsid w:val="0080187D"/>
    <w:rsid w:val="00801AAC"/>
    <w:rsid w:val="00801C31"/>
    <w:rsid w:val="0080285E"/>
    <w:rsid w:val="00802D83"/>
    <w:rsid w:val="00802FBE"/>
    <w:rsid w:val="0080585D"/>
    <w:rsid w:val="0080614A"/>
    <w:rsid w:val="008061AA"/>
    <w:rsid w:val="008063AA"/>
    <w:rsid w:val="00806936"/>
    <w:rsid w:val="00806974"/>
    <w:rsid w:val="0080777A"/>
    <w:rsid w:val="00810D98"/>
    <w:rsid w:val="00811038"/>
    <w:rsid w:val="00812911"/>
    <w:rsid w:val="00812A09"/>
    <w:rsid w:val="00813633"/>
    <w:rsid w:val="008142B6"/>
    <w:rsid w:val="008146DA"/>
    <w:rsid w:val="0081495C"/>
    <w:rsid w:val="00815872"/>
    <w:rsid w:val="008165FE"/>
    <w:rsid w:val="0081675D"/>
    <w:rsid w:val="00816FA5"/>
    <w:rsid w:val="00817437"/>
    <w:rsid w:val="008175DD"/>
    <w:rsid w:val="00821343"/>
    <w:rsid w:val="00821848"/>
    <w:rsid w:val="008237FF"/>
    <w:rsid w:val="00823B22"/>
    <w:rsid w:val="00823C1A"/>
    <w:rsid w:val="0082406B"/>
    <w:rsid w:val="00825212"/>
    <w:rsid w:val="008256BC"/>
    <w:rsid w:val="0082648E"/>
    <w:rsid w:val="00826D70"/>
    <w:rsid w:val="00831120"/>
    <w:rsid w:val="008312F3"/>
    <w:rsid w:val="0083139B"/>
    <w:rsid w:val="0083236A"/>
    <w:rsid w:val="008328CF"/>
    <w:rsid w:val="00833122"/>
    <w:rsid w:val="008336A1"/>
    <w:rsid w:val="0083446A"/>
    <w:rsid w:val="0083691A"/>
    <w:rsid w:val="00837F91"/>
    <w:rsid w:val="0084123B"/>
    <w:rsid w:val="00841D36"/>
    <w:rsid w:val="00842A8D"/>
    <w:rsid w:val="00843160"/>
    <w:rsid w:val="008448F0"/>
    <w:rsid w:val="00844C79"/>
    <w:rsid w:val="00844CC4"/>
    <w:rsid w:val="00845260"/>
    <w:rsid w:val="008457D1"/>
    <w:rsid w:val="00846311"/>
    <w:rsid w:val="00846CC6"/>
    <w:rsid w:val="0084717E"/>
    <w:rsid w:val="008503F3"/>
    <w:rsid w:val="00851403"/>
    <w:rsid w:val="008516D4"/>
    <w:rsid w:val="008518BC"/>
    <w:rsid w:val="00851929"/>
    <w:rsid w:val="00852490"/>
    <w:rsid w:val="00853324"/>
    <w:rsid w:val="00853FB3"/>
    <w:rsid w:val="00855290"/>
    <w:rsid w:val="00855727"/>
    <w:rsid w:val="00857577"/>
    <w:rsid w:val="00860C4B"/>
    <w:rsid w:val="008619DF"/>
    <w:rsid w:val="00861D10"/>
    <w:rsid w:val="00862019"/>
    <w:rsid w:val="00862CF8"/>
    <w:rsid w:val="00862E65"/>
    <w:rsid w:val="0086308D"/>
    <w:rsid w:val="00863FA0"/>
    <w:rsid w:val="00864829"/>
    <w:rsid w:val="00865878"/>
    <w:rsid w:val="00869EB8"/>
    <w:rsid w:val="008701C2"/>
    <w:rsid w:val="0087049F"/>
    <w:rsid w:val="00871104"/>
    <w:rsid w:val="00872B62"/>
    <w:rsid w:val="00872EBD"/>
    <w:rsid w:val="00872F1A"/>
    <w:rsid w:val="00872FD5"/>
    <w:rsid w:val="008738CB"/>
    <w:rsid w:val="008740AE"/>
    <w:rsid w:val="008742F5"/>
    <w:rsid w:val="0087447C"/>
    <w:rsid w:val="00874666"/>
    <w:rsid w:val="008749BB"/>
    <w:rsid w:val="008753BC"/>
    <w:rsid w:val="00875ACC"/>
    <w:rsid w:val="00875FBB"/>
    <w:rsid w:val="00877206"/>
    <w:rsid w:val="00881031"/>
    <w:rsid w:val="008823EC"/>
    <w:rsid w:val="00882681"/>
    <w:rsid w:val="00882AD7"/>
    <w:rsid w:val="00883022"/>
    <w:rsid w:val="00883BBF"/>
    <w:rsid w:val="0088490D"/>
    <w:rsid w:val="00884E4B"/>
    <w:rsid w:val="0088504B"/>
    <w:rsid w:val="00885A80"/>
    <w:rsid w:val="00885EB7"/>
    <w:rsid w:val="00886422"/>
    <w:rsid w:val="008864CB"/>
    <w:rsid w:val="00887A5E"/>
    <w:rsid w:val="00887F80"/>
    <w:rsid w:val="00890188"/>
    <w:rsid w:val="0089132A"/>
    <w:rsid w:val="008927DD"/>
    <w:rsid w:val="00892948"/>
    <w:rsid w:val="00893567"/>
    <w:rsid w:val="0089387B"/>
    <w:rsid w:val="0089393A"/>
    <w:rsid w:val="00894371"/>
    <w:rsid w:val="008947CA"/>
    <w:rsid w:val="00894AF6"/>
    <w:rsid w:val="00895658"/>
    <w:rsid w:val="00895F02"/>
    <w:rsid w:val="0089718C"/>
    <w:rsid w:val="00897D13"/>
    <w:rsid w:val="00897FD8"/>
    <w:rsid w:val="008A0058"/>
    <w:rsid w:val="008A03FE"/>
    <w:rsid w:val="008A05E6"/>
    <w:rsid w:val="008A0A6D"/>
    <w:rsid w:val="008A10C2"/>
    <w:rsid w:val="008A1362"/>
    <w:rsid w:val="008A1FF1"/>
    <w:rsid w:val="008A4386"/>
    <w:rsid w:val="008A48B9"/>
    <w:rsid w:val="008A528F"/>
    <w:rsid w:val="008A5697"/>
    <w:rsid w:val="008A5A6A"/>
    <w:rsid w:val="008A6290"/>
    <w:rsid w:val="008A6921"/>
    <w:rsid w:val="008A6995"/>
    <w:rsid w:val="008A7560"/>
    <w:rsid w:val="008A77FE"/>
    <w:rsid w:val="008A7B99"/>
    <w:rsid w:val="008B0FA3"/>
    <w:rsid w:val="008B2FA7"/>
    <w:rsid w:val="008B32C0"/>
    <w:rsid w:val="008B3924"/>
    <w:rsid w:val="008B39A0"/>
    <w:rsid w:val="008B3A77"/>
    <w:rsid w:val="008B3D8A"/>
    <w:rsid w:val="008B46D6"/>
    <w:rsid w:val="008B486E"/>
    <w:rsid w:val="008B5760"/>
    <w:rsid w:val="008B581B"/>
    <w:rsid w:val="008B6B87"/>
    <w:rsid w:val="008B6E10"/>
    <w:rsid w:val="008B70BD"/>
    <w:rsid w:val="008B7101"/>
    <w:rsid w:val="008B73F2"/>
    <w:rsid w:val="008B78E9"/>
    <w:rsid w:val="008B7929"/>
    <w:rsid w:val="008B7D65"/>
    <w:rsid w:val="008C043C"/>
    <w:rsid w:val="008C05F8"/>
    <w:rsid w:val="008C0AF5"/>
    <w:rsid w:val="008C0E5F"/>
    <w:rsid w:val="008C13DB"/>
    <w:rsid w:val="008C1F74"/>
    <w:rsid w:val="008C24B0"/>
    <w:rsid w:val="008C2A32"/>
    <w:rsid w:val="008C3965"/>
    <w:rsid w:val="008C3F77"/>
    <w:rsid w:val="008C4EE9"/>
    <w:rsid w:val="008C53D8"/>
    <w:rsid w:val="008C5B07"/>
    <w:rsid w:val="008C692A"/>
    <w:rsid w:val="008C69BE"/>
    <w:rsid w:val="008C790C"/>
    <w:rsid w:val="008D0AF2"/>
    <w:rsid w:val="008D1753"/>
    <w:rsid w:val="008D1827"/>
    <w:rsid w:val="008D1E1B"/>
    <w:rsid w:val="008D22E6"/>
    <w:rsid w:val="008D2933"/>
    <w:rsid w:val="008D2DE7"/>
    <w:rsid w:val="008D2EE9"/>
    <w:rsid w:val="008D372A"/>
    <w:rsid w:val="008D41D7"/>
    <w:rsid w:val="008D45A9"/>
    <w:rsid w:val="008D4F6E"/>
    <w:rsid w:val="008D54F4"/>
    <w:rsid w:val="008D64B2"/>
    <w:rsid w:val="008D66BE"/>
    <w:rsid w:val="008D6ED1"/>
    <w:rsid w:val="008D71C2"/>
    <w:rsid w:val="008D7428"/>
    <w:rsid w:val="008D743C"/>
    <w:rsid w:val="008D7497"/>
    <w:rsid w:val="008D78A2"/>
    <w:rsid w:val="008E2595"/>
    <w:rsid w:val="008E25DA"/>
    <w:rsid w:val="008E33A7"/>
    <w:rsid w:val="008E371E"/>
    <w:rsid w:val="008E3A83"/>
    <w:rsid w:val="008E427D"/>
    <w:rsid w:val="008E497C"/>
    <w:rsid w:val="008E4D9D"/>
    <w:rsid w:val="008E51E0"/>
    <w:rsid w:val="008E5623"/>
    <w:rsid w:val="008E5FA3"/>
    <w:rsid w:val="008F1CC6"/>
    <w:rsid w:val="008F2C24"/>
    <w:rsid w:val="008F309F"/>
    <w:rsid w:val="008F3E94"/>
    <w:rsid w:val="008F5F8A"/>
    <w:rsid w:val="008F6273"/>
    <w:rsid w:val="008F6C8F"/>
    <w:rsid w:val="008F6CA6"/>
    <w:rsid w:val="008F76D9"/>
    <w:rsid w:val="00900D66"/>
    <w:rsid w:val="0090158C"/>
    <w:rsid w:val="0090173C"/>
    <w:rsid w:val="0090213C"/>
    <w:rsid w:val="0090241A"/>
    <w:rsid w:val="00903052"/>
    <w:rsid w:val="009034EC"/>
    <w:rsid w:val="00903BA5"/>
    <w:rsid w:val="009044BD"/>
    <w:rsid w:val="00905892"/>
    <w:rsid w:val="00906A58"/>
    <w:rsid w:val="009077FE"/>
    <w:rsid w:val="00907A23"/>
    <w:rsid w:val="00907CE1"/>
    <w:rsid w:val="00911E65"/>
    <w:rsid w:val="00912589"/>
    <w:rsid w:val="009133E9"/>
    <w:rsid w:val="00914766"/>
    <w:rsid w:val="00915047"/>
    <w:rsid w:val="00915C1F"/>
    <w:rsid w:val="00915F22"/>
    <w:rsid w:val="00916CA7"/>
    <w:rsid w:val="0091707A"/>
    <w:rsid w:val="00917781"/>
    <w:rsid w:val="00920108"/>
    <w:rsid w:val="00920707"/>
    <w:rsid w:val="00920AB7"/>
    <w:rsid w:val="009227C4"/>
    <w:rsid w:val="00922E9B"/>
    <w:rsid w:val="0092331D"/>
    <w:rsid w:val="00923BC2"/>
    <w:rsid w:val="00923FB6"/>
    <w:rsid w:val="0092466E"/>
    <w:rsid w:val="00925B15"/>
    <w:rsid w:val="0092615C"/>
    <w:rsid w:val="009262F8"/>
    <w:rsid w:val="00926692"/>
    <w:rsid w:val="00926EF2"/>
    <w:rsid w:val="009303C6"/>
    <w:rsid w:val="00931018"/>
    <w:rsid w:val="0093197E"/>
    <w:rsid w:val="00931F44"/>
    <w:rsid w:val="009320C9"/>
    <w:rsid w:val="009333B7"/>
    <w:rsid w:val="0093352F"/>
    <w:rsid w:val="009345F9"/>
    <w:rsid w:val="0093543F"/>
    <w:rsid w:val="00935F28"/>
    <w:rsid w:val="00936BC4"/>
    <w:rsid w:val="0093709F"/>
    <w:rsid w:val="00940DFC"/>
    <w:rsid w:val="00941191"/>
    <w:rsid w:val="00941257"/>
    <w:rsid w:val="00941697"/>
    <w:rsid w:val="00941975"/>
    <w:rsid w:val="00941AC7"/>
    <w:rsid w:val="00941E12"/>
    <w:rsid w:val="009428D5"/>
    <w:rsid w:val="00942A99"/>
    <w:rsid w:val="009431AC"/>
    <w:rsid w:val="00943F2D"/>
    <w:rsid w:val="00945441"/>
    <w:rsid w:val="009457D3"/>
    <w:rsid w:val="0094664F"/>
    <w:rsid w:val="0094683B"/>
    <w:rsid w:val="00946C52"/>
    <w:rsid w:val="00947F2C"/>
    <w:rsid w:val="0095129D"/>
    <w:rsid w:val="009514A0"/>
    <w:rsid w:val="00952048"/>
    <w:rsid w:val="009529C3"/>
    <w:rsid w:val="00952D70"/>
    <w:rsid w:val="0095344F"/>
    <w:rsid w:val="00953616"/>
    <w:rsid w:val="00954AA8"/>
    <w:rsid w:val="0095511C"/>
    <w:rsid w:val="009553FB"/>
    <w:rsid w:val="00956165"/>
    <w:rsid w:val="00956A2B"/>
    <w:rsid w:val="00956C3E"/>
    <w:rsid w:val="009570B7"/>
    <w:rsid w:val="00957CD6"/>
    <w:rsid w:val="00957DEC"/>
    <w:rsid w:val="0096141F"/>
    <w:rsid w:val="00963F57"/>
    <w:rsid w:val="0096748D"/>
    <w:rsid w:val="00967543"/>
    <w:rsid w:val="00967F94"/>
    <w:rsid w:val="00970597"/>
    <w:rsid w:val="00970922"/>
    <w:rsid w:val="00970979"/>
    <w:rsid w:val="00970B71"/>
    <w:rsid w:val="00970B78"/>
    <w:rsid w:val="00970C09"/>
    <w:rsid w:val="00970E25"/>
    <w:rsid w:val="00971D31"/>
    <w:rsid w:val="009722E3"/>
    <w:rsid w:val="00973DDB"/>
    <w:rsid w:val="00974D13"/>
    <w:rsid w:val="009750A5"/>
    <w:rsid w:val="00975950"/>
    <w:rsid w:val="00977EFF"/>
    <w:rsid w:val="009802F8"/>
    <w:rsid w:val="00980734"/>
    <w:rsid w:val="0098104A"/>
    <w:rsid w:val="00981956"/>
    <w:rsid w:val="00981A77"/>
    <w:rsid w:val="00981E7A"/>
    <w:rsid w:val="009825F4"/>
    <w:rsid w:val="00982D99"/>
    <w:rsid w:val="009855E6"/>
    <w:rsid w:val="0098575A"/>
    <w:rsid w:val="009858AC"/>
    <w:rsid w:val="00986FA3"/>
    <w:rsid w:val="009873E5"/>
    <w:rsid w:val="00987AE4"/>
    <w:rsid w:val="0099018F"/>
    <w:rsid w:val="009905D7"/>
    <w:rsid w:val="0099086C"/>
    <w:rsid w:val="00990A47"/>
    <w:rsid w:val="00990CC1"/>
    <w:rsid w:val="009913AE"/>
    <w:rsid w:val="00991E10"/>
    <w:rsid w:val="00994909"/>
    <w:rsid w:val="00994E86"/>
    <w:rsid w:val="00996229"/>
    <w:rsid w:val="00997070"/>
    <w:rsid w:val="00997BB4"/>
    <w:rsid w:val="009A0539"/>
    <w:rsid w:val="009A072F"/>
    <w:rsid w:val="009A09F0"/>
    <w:rsid w:val="009A0CA8"/>
    <w:rsid w:val="009A1CCC"/>
    <w:rsid w:val="009A2099"/>
    <w:rsid w:val="009A24A4"/>
    <w:rsid w:val="009A2507"/>
    <w:rsid w:val="009A28C2"/>
    <w:rsid w:val="009A2C54"/>
    <w:rsid w:val="009A3882"/>
    <w:rsid w:val="009A3DBE"/>
    <w:rsid w:val="009A404A"/>
    <w:rsid w:val="009A450C"/>
    <w:rsid w:val="009A561B"/>
    <w:rsid w:val="009A561F"/>
    <w:rsid w:val="009A5B62"/>
    <w:rsid w:val="009A716E"/>
    <w:rsid w:val="009A74F9"/>
    <w:rsid w:val="009A767D"/>
    <w:rsid w:val="009A792B"/>
    <w:rsid w:val="009A7AB0"/>
    <w:rsid w:val="009B2D4F"/>
    <w:rsid w:val="009B31FA"/>
    <w:rsid w:val="009B3E1C"/>
    <w:rsid w:val="009B4045"/>
    <w:rsid w:val="009B4331"/>
    <w:rsid w:val="009B501E"/>
    <w:rsid w:val="009B5427"/>
    <w:rsid w:val="009B6BD6"/>
    <w:rsid w:val="009C0F3F"/>
    <w:rsid w:val="009C1203"/>
    <w:rsid w:val="009C1529"/>
    <w:rsid w:val="009C21D2"/>
    <w:rsid w:val="009C2CDE"/>
    <w:rsid w:val="009C2E31"/>
    <w:rsid w:val="009C3481"/>
    <w:rsid w:val="009C3FE1"/>
    <w:rsid w:val="009C4A7B"/>
    <w:rsid w:val="009C50D5"/>
    <w:rsid w:val="009C5317"/>
    <w:rsid w:val="009C597F"/>
    <w:rsid w:val="009C5B5A"/>
    <w:rsid w:val="009C5D7E"/>
    <w:rsid w:val="009C62D0"/>
    <w:rsid w:val="009C68BA"/>
    <w:rsid w:val="009C6D9B"/>
    <w:rsid w:val="009C761E"/>
    <w:rsid w:val="009C79B1"/>
    <w:rsid w:val="009C7ACA"/>
    <w:rsid w:val="009D0F62"/>
    <w:rsid w:val="009D17BA"/>
    <w:rsid w:val="009D1BD7"/>
    <w:rsid w:val="009D1DD9"/>
    <w:rsid w:val="009D3C29"/>
    <w:rsid w:val="009D3C84"/>
    <w:rsid w:val="009D3ED6"/>
    <w:rsid w:val="009D401A"/>
    <w:rsid w:val="009D452D"/>
    <w:rsid w:val="009D4E63"/>
    <w:rsid w:val="009D4EA1"/>
    <w:rsid w:val="009D4ED3"/>
    <w:rsid w:val="009D5224"/>
    <w:rsid w:val="009D5F4E"/>
    <w:rsid w:val="009D6448"/>
    <w:rsid w:val="009D733B"/>
    <w:rsid w:val="009D73F2"/>
    <w:rsid w:val="009D74BE"/>
    <w:rsid w:val="009D7D62"/>
    <w:rsid w:val="009D7F82"/>
    <w:rsid w:val="009E0CB9"/>
    <w:rsid w:val="009E119F"/>
    <w:rsid w:val="009E1358"/>
    <w:rsid w:val="009E14F6"/>
    <w:rsid w:val="009E1C32"/>
    <w:rsid w:val="009E1D4C"/>
    <w:rsid w:val="009E2660"/>
    <w:rsid w:val="009E32EB"/>
    <w:rsid w:val="009E344F"/>
    <w:rsid w:val="009E38DA"/>
    <w:rsid w:val="009E3F50"/>
    <w:rsid w:val="009E5591"/>
    <w:rsid w:val="009E5C42"/>
    <w:rsid w:val="009E6BC5"/>
    <w:rsid w:val="009F01CE"/>
    <w:rsid w:val="009F13E5"/>
    <w:rsid w:val="009F32C2"/>
    <w:rsid w:val="009F3B43"/>
    <w:rsid w:val="009F4A1D"/>
    <w:rsid w:val="009F4BB4"/>
    <w:rsid w:val="009F547A"/>
    <w:rsid w:val="009F5F1B"/>
    <w:rsid w:val="009F65D5"/>
    <w:rsid w:val="009F6E9C"/>
    <w:rsid w:val="009F7082"/>
    <w:rsid w:val="009F749C"/>
    <w:rsid w:val="009F793A"/>
    <w:rsid w:val="009F7D0D"/>
    <w:rsid w:val="009F7EC7"/>
    <w:rsid w:val="00A008DC"/>
    <w:rsid w:val="00A01985"/>
    <w:rsid w:val="00A022C2"/>
    <w:rsid w:val="00A02405"/>
    <w:rsid w:val="00A0244E"/>
    <w:rsid w:val="00A026BF"/>
    <w:rsid w:val="00A02CF1"/>
    <w:rsid w:val="00A038D5"/>
    <w:rsid w:val="00A05993"/>
    <w:rsid w:val="00A05ED6"/>
    <w:rsid w:val="00A06250"/>
    <w:rsid w:val="00A064A7"/>
    <w:rsid w:val="00A06822"/>
    <w:rsid w:val="00A075A7"/>
    <w:rsid w:val="00A07BE1"/>
    <w:rsid w:val="00A07DCF"/>
    <w:rsid w:val="00A11DBB"/>
    <w:rsid w:val="00A11FF6"/>
    <w:rsid w:val="00A12128"/>
    <w:rsid w:val="00A14A66"/>
    <w:rsid w:val="00A155E2"/>
    <w:rsid w:val="00A15AA2"/>
    <w:rsid w:val="00A1629C"/>
    <w:rsid w:val="00A169AB"/>
    <w:rsid w:val="00A16ACB"/>
    <w:rsid w:val="00A16CFB"/>
    <w:rsid w:val="00A17F53"/>
    <w:rsid w:val="00A20B9B"/>
    <w:rsid w:val="00A20E83"/>
    <w:rsid w:val="00A2213B"/>
    <w:rsid w:val="00A24156"/>
    <w:rsid w:val="00A24625"/>
    <w:rsid w:val="00A25212"/>
    <w:rsid w:val="00A2540E"/>
    <w:rsid w:val="00A25640"/>
    <w:rsid w:val="00A26803"/>
    <w:rsid w:val="00A26991"/>
    <w:rsid w:val="00A26B94"/>
    <w:rsid w:val="00A27169"/>
    <w:rsid w:val="00A276BB"/>
    <w:rsid w:val="00A3247B"/>
    <w:rsid w:val="00A32CD7"/>
    <w:rsid w:val="00A32F27"/>
    <w:rsid w:val="00A33C10"/>
    <w:rsid w:val="00A34972"/>
    <w:rsid w:val="00A34D5D"/>
    <w:rsid w:val="00A34FEB"/>
    <w:rsid w:val="00A353F9"/>
    <w:rsid w:val="00A35AE6"/>
    <w:rsid w:val="00A365AE"/>
    <w:rsid w:val="00A36C50"/>
    <w:rsid w:val="00A37B89"/>
    <w:rsid w:val="00A37BAE"/>
    <w:rsid w:val="00A407F6"/>
    <w:rsid w:val="00A40BE9"/>
    <w:rsid w:val="00A42082"/>
    <w:rsid w:val="00A42BA4"/>
    <w:rsid w:val="00A43CEF"/>
    <w:rsid w:val="00A43E23"/>
    <w:rsid w:val="00A44594"/>
    <w:rsid w:val="00A446B2"/>
    <w:rsid w:val="00A44CE4"/>
    <w:rsid w:val="00A45329"/>
    <w:rsid w:val="00A458FB"/>
    <w:rsid w:val="00A45ABB"/>
    <w:rsid w:val="00A45C68"/>
    <w:rsid w:val="00A45FF0"/>
    <w:rsid w:val="00A46B08"/>
    <w:rsid w:val="00A5039F"/>
    <w:rsid w:val="00A507AF"/>
    <w:rsid w:val="00A510F8"/>
    <w:rsid w:val="00A51471"/>
    <w:rsid w:val="00A522E6"/>
    <w:rsid w:val="00A534CE"/>
    <w:rsid w:val="00A5407D"/>
    <w:rsid w:val="00A546AF"/>
    <w:rsid w:val="00A5622E"/>
    <w:rsid w:val="00A565BF"/>
    <w:rsid w:val="00A566C2"/>
    <w:rsid w:val="00A60539"/>
    <w:rsid w:val="00A609AA"/>
    <w:rsid w:val="00A60FEF"/>
    <w:rsid w:val="00A6108E"/>
    <w:rsid w:val="00A612E2"/>
    <w:rsid w:val="00A61369"/>
    <w:rsid w:val="00A623C3"/>
    <w:rsid w:val="00A62701"/>
    <w:rsid w:val="00A62CFF"/>
    <w:rsid w:val="00A63029"/>
    <w:rsid w:val="00A63E66"/>
    <w:rsid w:val="00A65236"/>
    <w:rsid w:val="00A65ADA"/>
    <w:rsid w:val="00A66E8C"/>
    <w:rsid w:val="00A67663"/>
    <w:rsid w:val="00A67AF7"/>
    <w:rsid w:val="00A67B28"/>
    <w:rsid w:val="00A70118"/>
    <w:rsid w:val="00A708A9"/>
    <w:rsid w:val="00A70965"/>
    <w:rsid w:val="00A70B3B"/>
    <w:rsid w:val="00A71686"/>
    <w:rsid w:val="00A71AC1"/>
    <w:rsid w:val="00A721F9"/>
    <w:rsid w:val="00A72239"/>
    <w:rsid w:val="00A723ED"/>
    <w:rsid w:val="00A7276B"/>
    <w:rsid w:val="00A72AB4"/>
    <w:rsid w:val="00A73428"/>
    <w:rsid w:val="00A74F66"/>
    <w:rsid w:val="00A75141"/>
    <w:rsid w:val="00A75307"/>
    <w:rsid w:val="00A7690A"/>
    <w:rsid w:val="00A77047"/>
    <w:rsid w:val="00A77570"/>
    <w:rsid w:val="00A77836"/>
    <w:rsid w:val="00A816E8"/>
    <w:rsid w:val="00A8225F"/>
    <w:rsid w:val="00A82E25"/>
    <w:rsid w:val="00A83A03"/>
    <w:rsid w:val="00A83C57"/>
    <w:rsid w:val="00A84320"/>
    <w:rsid w:val="00A852A1"/>
    <w:rsid w:val="00A85630"/>
    <w:rsid w:val="00A85A60"/>
    <w:rsid w:val="00A85B0B"/>
    <w:rsid w:val="00A85B7C"/>
    <w:rsid w:val="00A85CD1"/>
    <w:rsid w:val="00A863CA"/>
    <w:rsid w:val="00A87A8A"/>
    <w:rsid w:val="00A87C72"/>
    <w:rsid w:val="00A9014D"/>
    <w:rsid w:val="00A90250"/>
    <w:rsid w:val="00A90B50"/>
    <w:rsid w:val="00A928A8"/>
    <w:rsid w:val="00A92F9D"/>
    <w:rsid w:val="00A934AD"/>
    <w:rsid w:val="00A93BFB"/>
    <w:rsid w:val="00A95CCD"/>
    <w:rsid w:val="00A95ED0"/>
    <w:rsid w:val="00A9665F"/>
    <w:rsid w:val="00A96C53"/>
    <w:rsid w:val="00A97FED"/>
    <w:rsid w:val="00AA190B"/>
    <w:rsid w:val="00AA20B7"/>
    <w:rsid w:val="00AA386C"/>
    <w:rsid w:val="00AA3E27"/>
    <w:rsid w:val="00AA4CBA"/>
    <w:rsid w:val="00AA4DED"/>
    <w:rsid w:val="00AA4E82"/>
    <w:rsid w:val="00AA5284"/>
    <w:rsid w:val="00AA5936"/>
    <w:rsid w:val="00AA5C6E"/>
    <w:rsid w:val="00AA65AD"/>
    <w:rsid w:val="00AA6B15"/>
    <w:rsid w:val="00AA6D33"/>
    <w:rsid w:val="00AA6FE7"/>
    <w:rsid w:val="00AA7892"/>
    <w:rsid w:val="00AB0532"/>
    <w:rsid w:val="00AB0694"/>
    <w:rsid w:val="00AB2A16"/>
    <w:rsid w:val="00AB434F"/>
    <w:rsid w:val="00AB4516"/>
    <w:rsid w:val="00AB45E8"/>
    <w:rsid w:val="00AB6383"/>
    <w:rsid w:val="00AB682E"/>
    <w:rsid w:val="00AB754D"/>
    <w:rsid w:val="00AC0216"/>
    <w:rsid w:val="00AC0699"/>
    <w:rsid w:val="00AC098A"/>
    <w:rsid w:val="00AC0B4E"/>
    <w:rsid w:val="00AC123D"/>
    <w:rsid w:val="00AC1A51"/>
    <w:rsid w:val="00AC2918"/>
    <w:rsid w:val="00AC2D17"/>
    <w:rsid w:val="00AC34B4"/>
    <w:rsid w:val="00AC3B20"/>
    <w:rsid w:val="00AC3B6F"/>
    <w:rsid w:val="00AC4119"/>
    <w:rsid w:val="00AC6964"/>
    <w:rsid w:val="00AC6CF3"/>
    <w:rsid w:val="00AC7B15"/>
    <w:rsid w:val="00AD054A"/>
    <w:rsid w:val="00AD1068"/>
    <w:rsid w:val="00AD1878"/>
    <w:rsid w:val="00AD2214"/>
    <w:rsid w:val="00AD2A85"/>
    <w:rsid w:val="00AD33EE"/>
    <w:rsid w:val="00AD3C95"/>
    <w:rsid w:val="00AD3C9F"/>
    <w:rsid w:val="00AD4B44"/>
    <w:rsid w:val="00AD54C6"/>
    <w:rsid w:val="00AD55EB"/>
    <w:rsid w:val="00AD73A7"/>
    <w:rsid w:val="00AD7FD4"/>
    <w:rsid w:val="00AE1B67"/>
    <w:rsid w:val="00AE28FA"/>
    <w:rsid w:val="00AE31FF"/>
    <w:rsid w:val="00AE3D7C"/>
    <w:rsid w:val="00AE3DEA"/>
    <w:rsid w:val="00AE465B"/>
    <w:rsid w:val="00AE551F"/>
    <w:rsid w:val="00AE65A3"/>
    <w:rsid w:val="00AE6D52"/>
    <w:rsid w:val="00AE7A6B"/>
    <w:rsid w:val="00AE7F06"/>
    <w:rsid w:val="00AF005E"/>
    <w:rsid w:val="00AF03C8"/>
    <w:rsid w:val="00AF068F"/>
    <w:rsid w:val="00AF0FEB"/>
    <w:rsid w:val="00AF120E"/>
    <w:rsid w:val="00AF1660"/>
    <w:rsid w:val="00AF193D"/>
    <w:rsid w:val="00AF2490"/>
    <w:rsid w:val="00AF2BF8"/>
    <w:rsid w:val="00AF384F"/>
    <w:rsid w:val="00AF3CDF"/>
    <w:rsid w:val="00AF465C"/>
    <w:rsid w:val="00AF4706"/>
    <w:rsid w:val="00AF4DEC"/>
    <w:rsid w:val="00AF4FE0"/>
    <w:rsid w:val="00AF5300"/>
    <w:rsid w:val="00AF59B7"/>
    <w:rsid w:val="00AF630C"/>
    <w:rsid w:val="00AF6607"/>
    <w:rsid w:val="00AF67D3"/>
    <w:rsid w:val="00B00468"/>
    <w:rsid w:val="00B004EB"/>
    <w:rsid w:val="00B00F88"/>
    <w:rsid w:val="00B0131B"/>
    <w:rsid w:val="00B01C59"/>
    <w:rsid w:val="00B01F07"/>
    <w:rsid w:val="00B02EB3"/>
    <w:rsid w:val="00B030AF"/>
    <w:rsid w:val="00B04596"/>
    <w:rsid w:val="00B04E13"/>
    <w:rsid w:val="00B05322"/>
    <w:rsid w:val="00B054C6"/>
    <w:rsid w:val="00B0586E"/>
    <w:rsid w:val="00B0597C"/>
    <w:rsid w:val="00B06488"/>
    <w:rsid w:val="00B0654E"/>
    <w:rsid w:val="00B06C18"/>
    <w:rsid w:val="00B07FD2"/>
    <w:rsid w:val="00B11191"/>
    <w:rsid w:val="00B122E8"/>
    <w:rsid w:val="00B13269"/>
    <w:rsid w:val="00B1371F"/>
    <w:rsid w:val="00B15597"/>
    <w:rsid w:val="00B15631"/>
    <w:rsid w:val="00B1573C"/>
    <w:rsid w:val="00B15B3C"/>
    <w:rsid w:val="00B16879"/>
    <w:rsid w:val="00B17288"/>
    <w:rsid w:val="00B17633"/>
    <w:rsid w:val="00B17DDC"/>
    <w:rsid w:val="00B2096E"/>
    <w:rsid w:val="00B20E38"/>
    <w:rsid w:val="00B210D5"/>
    <w:rsid w:val="00B2381F"/>
    <w:rsid w:val="00B24EB1"/>
    <w:rsid w:val="00B24FF4"/>
    <w:rsid w:val="00B255C4"/>
    <w:rsid w:val="00B272E1"/>
    <w:rsid w:val="00B27FC7"/>
    <w:rsid w:val="00B3126B"/>
    <w:rsid w:val="00B32499"/>
    <w:rsid w:val="00B33B42"/>
    <w:rsid w:val="00B34FB1"/>
    <w:rsid w:val="00B35D66"/>
    <w:rsid w:val="00B36131"/>
    <w:rsid w:val="00B363A3"/>
    <w:rsid w:val="00B36DD7"/>
    <w:rsid w:val="00B37391"/>
    <w:rsid w:val="00B402EA"/>
    <w:rsid w:val="00B4134C"/>
    <w:rsid w:val="00B426DC"/>
    <w:rsid w:val="00B432C4"/>
    <w:rsid w:val="00B4355C"/>
    <w:rsid w:val="00B4399F"/>
    <w:rsid w:val="00B44D26"/>
    <w:rsid w:val="00B44D46"/>
    <w:rsid w:val="00B44D6C"/>
    <w:rsid w:val="00B44DF3"/>
    <w:rsid w:val="00B455E3"/>
    <w:rsid w:val="00B455F5"/>
    <w:rsid w:val="00B45F4A"/>
    <w:rsid w:val="00B4613D"/>
    <w:rsid w:val="00B463DC"/>
    <w:rsid w:val="00B46846"/>
    <w:rsid w:val="00B46E71"/>
    <w:rsid w:val="00B4740C"/>
    <w:rsid w:val="00B479E0"/>
    <w:rsid w:val="00B51910"/>
    <w:rsid w:val="00B523B1"/>
    <w:rsid w:val="00B538E5"/>
    <w:rsid w:val="00B53A36"/>
    <w:rsid w:val="00B5420B"/>
    <w:rsid w:val="00B54D47"/>
    <w:rsid w:val="00B54FCF"/>
    <w:rsid w:val="00B55B20"/>
    <w:rsid w:val="00B55E4A"/>
    <w:rsid w:val="00B561E3"/>
    <w:rsid w:val="00B569CF"/>
    <w:rsid w:val="00B56C22"/>
    <w:rsid w:val="00B60477"/>
    <w:rsid w:val="00B61828"/>
    <w:rsid w:val="00B61E16"/>
    <w:rsid w:val="00B62053"/>
    <w:rsid w:val="00B62682"/>
    <w:rsid w:val="00B6277C"/>
    <w:rsid w:val="00B6290E"/>
    <w:rsid w:val="00B62A4B"/>
    <w:rsid w:val="00B63C65"/>
    <w:rsid w:val="00B63E4D"/>
    <w:rsid w:val="00B63FDE"/>
    <w:rsid w:val="00B6495A"/>
    <w:rsid w:val="00B64F78"/>
    <w:rsid w:val="00B652E7"/>
    <w:rsid w:val="00B65387"/>
    <w:rsid w:val="00B65587"/>
    <w:rsid w:val="00B65776"/>
    <w:rsid w:val="00B67A7C"/>
    <w:rsid w:val="00B70638"/>
    <w:rsid w:val="00B706EC"/>
    <w:rsid w:val="00B71278"/>
    <w:rsid w:val="00B717A9"/>
    <w:rsid w:val="00B7184C"/>
    <w:rsid w:val="00B724E1"/>
    <w:rsid w:val="00B72821"/>
    <w:rsid w:val="00B72FB7"/>
    <w:rsid w:val="00B75660"/>
    <w:rsid w:val="00B757D4"/>
    <w:rsid w:val="00B75ECF"/>
    <w:rsid w:val="00B8058B"/>
    <w:rsid w:val="00B80F01"/>
    <w:rsid w:val="00B8183B"/>
    <w:rsid w:val="00B82057"/>
    <w:rsid w:val="00B821C1"/>
    <w:rsid w:val="00B825DD"/>
    <w:rsid w:val="00B83068"/>
    <w:rsid w:val="00B83256"/>
    <w:rsid w:val="00B8340C"/>
    <w:rsid w:val="00B83C6E"/>
    <w:rsid w:val="00B83C83"/>
    <w:rsid w:val="00B862FB"/>
    <w:rsid w:val="00B87510"/>
    <w:rsid w:val="00B90C75"/>
    <w:rsid w:val="00B90D17"/>
    <w:rsid w:val="00B91403"/>
    <w:rsid w:val="00B921F2"/>
    <w:rsid w:val="00B92BE6"/>
    <w:rsid w:val="00B93CA4"/>
    <w:rsid w:val="00B93CAF"/>
    <w:rsid w:val="00B93E7F"/>
    <w:rsid w:val="00B94193"/>
    <w:rsid w:val="00B94885"/>
    <w:rsid w:val="00B950E3"/>
    <w:rsid w:val="00B965B4"/>
    <w:rsid w:val="00B96703"/>
    <w:rsid w:val="00B967E9"/>
    <w:rsid w:val="00B969A4"/>
    <w:rsid w:val="00B96BD9"/>
    <w:rsid w:val="00B96FA8"/>
    <w:rsid w:val="00B970C1"/>
    <w:rsid w:val="00BA181A"/>
    <w:rsid w:val="00BA1BB6"/>
    <w:rsid w:val="00BA2254"/>
    <w:rsid w:val="00BA38FB"/>
    <w:rsid w:val="00BA39B2"/>
    <w:rsid w:val="00BA3A05"/>
    <w:rsid w:val="00BA3D70"/>
    <w:rsid w:val="00BA44F8"/>
    <w:rsid w:val="00BA451B"/>
    <w:rsid w:val="00BA45B8"/>
    <w:rsid w:val="00BA4D76"/>
    <w:rsid w:val="00BA5034"/>
    <w:rsid w:val="00BA77FD"/>
    <w:rsid w:val="00BA7E41"/>
    <w:rsid w:val="00BB01B4"/>
    <w:rsid w:val="00BB05C8"/>
    <w:rsid w:val="00BB0632"/>
    <w:rsid w:val="00BB21AE"/>
    <w:rsid w:val="00BB3C2D"/>
    <w:rsid w:val="00BB4CD5"/>
    <w:rsid w:val="00BB5B24"/>
    <w:rsid w:val="00BB6BCB"/>
    <w:rsid w:val="00BB7E67"/>
    <w:rsid w:val="00BC0523"/>
    <w:rsid w:val="00BC07CB"/>
    <w:rsid w:val="00BC0AE3"/>
    <w:rsid w:val="00BC0C67"/>
    <w:rsid w:val="00BC0D66"/>
    <w:rsid w:val="00BC2198"/>
    <w:rsid w:val="00BC2EFF"/>
    <w:rsid w:val="00BC3331"/>
    <w:rsid w:val="00BC3D21"/>
    <w:rsid w:val="00BC5D39"/>
    <w:rsid w:val="00BC5D3F"/>
    <w:rsid w:val="00BC5F37"/>
    <w:rsid w:val="00BC74A0"/>
    <w:rsid w:val="00BC7D26"/>
    <w:rsid w:val="00BD016D"/>
    <w:rsid w:val="00BD0821"/>
    <w:rsid w:val="00BD0F32"/>
    <w:rsid w:val="00BD223F"/>
    <w:rsid w:val="00BD2B6F"/>
    <w:rsid w:val="00BD32AB"/>
    <w:rsid w:val="00BD4043"/>
    <w:rsid w:val="00BD473A"/>
    <w:rsid w:val="00BD4F14"/>
    <w:rsid w:val="00BD5ECE"/>
    <w:rsid w:val="00BD604B"/>
    <w:rsid w:val="00BD65DB"/>
    <w:rsid w:val="00BD6BD5"/>
    <w:rsid w:val="00BE0212"/>
    <w:rsid w:val="00BE098A"/>
    <w:rsid w:val="00BE0D3D"/>
    <w:rsid w:val="00BE1AC0"/>
    <w:rsid w:val="00BE2467"/>
    <w:rsid w:val="00BE268A"/>
    <w:rsid w:val="00BE32E9"/>
    <w:rsid w:val="00BE33D8"/>
    <w:rsid w:val="00BE3525"/>
    <w:rsid w:val="00BE3AB5"/>
    <w:rsid w:val="00BE3C4A"/>
    <w:rsid w:val="00BE48D0"/>
    <w:rsid w:val="00BE4964"/>
    <w:rsid w:val="00BE4B74"/>
    <w:rsid w:val="00BE663D"/>
    <w:rsid w:val="00BE6EA9"/>
    <w:rsid w:val="00BF189E"/>
    <w:rsid w:val="00BF2DCF"/>
    <w:rsid w:val="00BF2F2C"/>
    <w:rsid w:val="00BF2FD5"/>
    <w:rsid w:val="00BF43B6"/>
    <w:rsid w:val="00BF4ECA"/>
    <w:rsid w:val="00BF4F21"/>
    <w:rsid w:val="00BF5283"/>
    <w:rsid w:val="00BF5622"/>
    <w:rsid w:val="00BF56D7"/>
    <w:rsid w:val="00BF598C"/>
    <w:rsid w:val="00BF5E45"/>
    <w:rsid w:val="00BF61D5"/>
    <w:rsid w:val="00BF6D05"/>
    <w:rsid w:val="00BF7480"/>
    <w:rsid w:val="00BF7790"/>
    <w:rsid w:val="00C002ED"/>
    <w:rsid w:val="00C00C60"/>
    <w:rsid w:val="00C0118C"/>
    <w:rsid w:val="00C0119F"/>
    <w:rsid w:val="00C01BCB"/>
    <w:rsid w:val="00C01C01"/>
    <w:rsid w:val="00C01F0A"/>
    <w:rsid w:val="00C0310A"/>
    <w:rsid w:val="00C03221"/>
    <w:rsid w:val="00C03378"/>
    <w:rsid w:val="00C034AE"/>
    <w:rsid w:val="00C03513"/>
    <w:rsid w:val="00C036B8"/>
    <w:rsid w:val="00C04CC1"/>
    <w:rsid w:val="00C05A5D"/>
    <w:rsid w:val="00C07943"/>
    <w:rsid w:val="00C07A1D"/>
    <w:rsid w:val="00C11047"/>
    <w:rsid w:val="00C12882"/>
    <w:rsid w:val="00C129F6"/>
    <w:rsid w:val="00C12B62"/>
    <w:rsid w:val="00C13131"/>
    <w:rsid w:val="00C14D45"/>
    <w:rsid w:val="00C15884"/>
    <w:rsid w:val="00C15BE0"/>
    <w:rsid w:val="00C15D01"/>
    <w:rsid w:val="00C15FE7"/>
    <w:rsid w:val="00C17589"/>
    <w:rsid w:val="00C20157"/>
    <w:rsid w:val="00C20379"/>
    <w:rsid w:val="00C20633"/>
    <w:rsid w:val="00C20A11"/>
    <w:rsid w:val="00C20DA0"/>
    <w:rsid w:val="00C2190C"/>
    <w:rsid w:val="00C221CC"/>
    <w:rsid w:val="00C228A0"/>
    <w:rsid w:val="00C22A6B"/>
    <w:rsid w:val="00C22BB5"/>
    <w:rsid w:val="00C22C59"/>
    <w:rsid w:val="00C23346"/>
    <w:rsid w:val="00C23698"/>
    <w:rsid w:val="00C2385E"/>
    <w:rsid w:val="00C24CC1"/>
    <w:rsid w:val="00C24D20"/>
    <w:rsid w:val="00C26791"/>
    <w:rsid w:val="00C26F21"/>
    <w:rsid w:val="00C30061"/>
    <w:rsid w:val="00C301B3"/>
    <w:rsid w:val="00C30FD0"/>
    <w:rsid w:val="00C32DE2"/>
    <w:rsid w:val="00C334A7"/>
    <w:rsid w:val="00C339F5"/>
    <w:rsid w:val="00C346F0"/>
    <w:rsid w:val="00C3475F"/>
    <w:rsid w:val="00C348DF"/>
    <w:rsid w:val="00C35553"/>
    <w:rsid w:val="00C35AAB"/>
    <w:rsid w:val="00C35B06"/>
    <w:rsid w:val="00C36867"/>
    <w:rsid w:val="00C36C23"/>
    <w:rsid w:val="00C37143"/>
    <w:rsid w:val="00C3727C"/>
    <w:rsid w:val="00C37A17"/>
    <w:rsid w:val="00C37A1A"/>
    <w:rsid w:val="00C37DED"/>
    <w:rsid w:val="00C4058E"/>
    <w:rsid w:val="00C41207"/>
    <w:rsid w:val="00C41856"/>
    <w:rsid w:val="00C41C0B"/>
    <w:rsid w:val="00C425F1"/>
    <w:rsid w:val="00C42F6D"/>
    <w:rsid w:val="00C430A5"/>
    <w:rsid w:val="00C43186"/>
    <w:rsid w:val="00C4319E"/>
    <w:rsid w:val="00C43803"/>
    <w:rsid w:val="00C43B6B"/>
    <w:rsid w:val="00C443B8"/>
    <w:rsid w:val="00C44938"/>
    <w:rsid w:val="00C45B71"/>
    <w:rsid w:val="00C46761"/>
    <w:rsid w:val="00C46E7A"/>
    <w:rsid w:val="00C46FCA"/>
    <w:rsid w:val="00C475D9"/>
    <w:rsid w:val="00C47CBA"/>
    <w:rsid w:val="00C47E1A"/>
    <w:rsid w:val="00C50FC1"/>
    <w:rsid w:val="00C51CFD"/>
    <w:rsid w:val="00C52CDD"/>
    <w:rsid w:val="00C53C2D"/>
    <w:rsid w:val="00C54B85"/>
    <w:rsid w:val="00C553AB"/>
    <w:rsid w:val="00C55A91"/>
    <w:rsid w:val="00C55FFC"/>
    <w:rsid w:val="00C57A31"/>
    <w:rsid w:val="00C60228"/>
    <w:rsid w:val="00C6046F"/>
    <w:rsid w:val="00C60981"/>
    <w:rsid w:val="00C61085"/>
    <w:rsid w:val="00C612B8"/>
    <w:rsid w:val="00C6140D"/>
    <w:rsid w:val="00C61D6F"/>
    <w:rsid w:val="00C6360C"/>
    <w:rsid w:val="00C63C8C"/>
    <w:rsid w:val="00C6462D"/>
    <w:rsid w:val="00C64D9B"/>
    <w:rsid w:val="00C64F10"/>
    <w:rsid w:val="00C67020"/>
    <w:rsid w:val="00C67110"/>
    <w:rsid w:val="00C67118"/>
    <w:rsid w:val="00C67C52"/>
    <w:rsid w:val="00C70D10"/>
    <w:rsid w:val="00C71ED8"/>
    <w:rsid w:val="00C721B1"/>
    <w:rsid w:val="00C73C79"/>
    <w:rsid w:val="00C7408E"/>
    <w:rsid w:val="00C7418F"/>
    <w:rsid w:val="00C74338"/>
    <w:rsid w:val="00C7466A"/>
    <w:rsid w:val="00C74E38"/>
    <w:rsid w:val="00C752D0"/>
    <w:rsid w:val="00C75475"/>
    <w:rsid w:val="00C767B2"/>
    <w:rsid w:val="00C7725F"/>
    <w:rsid w:val="00C77C51"/>
    <w:rsid w:val="00C80D08"/>
    <w:rsid w:val="00C812FD"/>
    <w:rsid w:val="00C813FE"/>
    <w:rsid w:val="00C81966"/>
    <w:rsid w:val="00C8295A"/>
    <w:rsid w:val="00C84003"/>
    <w:rsid w:val="00C84C67"/>
    <w:rsid w:val="00C84E4D"/>
    <w:rsid w:val="00C84F37"/>
    <w:rsid w:val="00C8593C"/>
    <w:rsid w:val="00C86627"/>
    <w:rsid w:val="00C86D44"/>
    <w:rsid w:val="00C86F0F"/>
    <w:rsid w:val="00C87CF4"/>
    <w:rsid w:val="00C87DF9"/>
    <w:rsid w:val="00C901AE"/>
    <w:rsid w:val="00C9050F"/>
    <w:rsid w:val="00C90F3E"/>
    <w:rsid w:val="00C914A1"/>
    <w:rsid w:val="00C9169C"/>
    <w:rsid w:val="00C9284C"/>
    <w:rsid w:val="00C9309D"/>
    <w:rsid w:val="00C93721"/>
    <w:rsid w:val="00C93F49"/>
    <w:rsid w:val="00C93FDD"/>
    <w:rsid w:val="00C956B5"/>
    <w:rsid w:val="00C95AC0"/>
    <w:rsid w:val="00C9789D"/>
    <w:rsid w:val="00CA05A4"/>
    <w:rsid w:val="00CA1B5A"/>
    <w:rsid w:val="00CA1E44"/>
    <w:rsid w:val="00CA24AF"/>
    <w:rsid w:val="00CA316E"/>
    <w:rsid w:val="00CA320F"/>
    <w:rsid w:val="00CA34BE"/>
    <w:rsid w:val="00CA435D"/>
    <w:rsid w:val="00CA485B"/>
    <w:rsid w:val="00CA4DE5"/>
    <w:rsid w:val="00CA53C2"/>
    <w:rsid w:val="00CA60C7"/>
    <w:rsid w:val="00CA6152"/>
    <w:rsid w:val="00CA714E"/>
    <w:rsid w:val="00CA79A8"/>
    <w:rsid w:val="00CA7DC0"/>
    <w:rsid w:val="00CB04E4"/>
    <w:rsid w:val="00CB0765"/>
    <w:rsid w:val="00CB1196"/>
    <w:rsid w:val="00CB2064"/>
    <w:rsid w:val="00CB3F50"/>
    <w:rsid w:val="00CB4382"/>
    <w:rsid w:val="00CB5B29"/>
    <w:rsid w:val="00CB6BC4"/>
    <w:rsid w:val="00CC02F1"/>
    <w:rsid w:val="00CC153F"/>
    <w:rsid w:val="00CC1D99"/>
    <w:rsid w:val="00CC20D7"/>
    <w:rsid w:val="00CC21AA"/>
    <w:rsid w:val="00CC2425"/>
    <w:rsid w:val="00CC2776"/>
    <w:rsid w:val="00CC2C04"/>
    <w:rsid w:val="00CC4CF2"/>
    <w:rsid w:val="00CC777A"/>
    <w:rsid w:val="00CD1065"/>
    <w:rsid w:val="00CD17AF"/>
    <w:rsid w:val="00CD2019"/>
    <w:rsid w:val="00CD3147"/>
    <w:rsid w:val="00CD346A"/>
    <w:rsid w:val="00CD3B1F"/>
    <w:rsid w:val="00CD41D7"/>
    <w:rsid w:val="00CD43C6"/>
    <w:rsid w:val="00CD691C"/>
    <w:rsid w:val="00CD695E"/>
    <w:rsid w:val="00CD7410"/>
    <w:rsid w:val="00CD759B"/>
    <w:rsid w:val="00CE063E"/>
    <w:rsid w:val="00CE0B47"/>
    <w:rsid w:val="00CE0FD3"/>
    <w:rsid w:val="00CE1075"/>
    <w:rsid w:val="00CE1EA5"/>
    <w:rsid w:val="00CE2BA5"/>
    <w:rsid w:val="00CE345C"/>
    <w:rsid w:val="00CE3C48"/>
    <w:rsid w:val="00CE4020"/>
    <w:rsid w:val="00CE4288"/>
    <w:rsid w:val="00CE45D2"/>
    <w:rsid w:val="00CE4985"/>
    <w:rsid w:val="00CE4AB7"/>
    <w:rsid w:val="00CE4E8D"/>
    <w:rsid w:val="00CE58DE"/>
    <w:rsid w:val="00CE6BEF"/>
    <w:rsid w:val="00CE795F"/>
    <w:rsid w:val="00CE7DC2"/>
    <w:rsid w:val="00CF1066"/>
    <w:rsid w:val="00CF16A2"/>
    <w:rsid w:val="00CF308C"/>
    <w:rsid w:val="00CF3586"/>
    <w:rsid w:val="00CF41B4"/>
    <w:rsid w:val="00CF436F"/>
    <w:rsid w:val="00CF500D"/>
    <w:rsid w:val="00CF5EC4"/>
    <w:rsid w:val="00CF5F1A"/>
    <w:rsid w:val="00CF6C93"/>
    <w:rsid w:val="00CF7250"/>
    <w:rsid w:val="00D00E60"/>
    <w:rsid w:val="00D01175"/>
    <w:rsid w:val="00D01335"/>
    <w:rsid w:val="00D01E1F"/>
    <w:rsid w:val="00D01F94"/>
    <w:rsid w:val="00D02415"/>
    <w:rsid w:val="00D0316F"/>
    <w:rsid w:val="00D03843"/>
    <w:rsid w:val="00D04867"/>
    <w:rsid w:val="00D053D4"/>
    <w:rsid w:val="00D0661F"/>
    <w:rsid w:val="00D06789"/>
    <w:rsid w:val="00D06C65"/>
    <w:rsid w:val="00D076AA"/>
    <w:rsid w:val="00D10640"/>
    <w:rsid w:val="00D108C3"/>
    <w:rsid w:val="00D121C1"/>
    <w:rsid w:val="00D13EB3"/>
    <w:rsid w:val="00D140DB"/>
    <w:rsid w:val="00D145B6"/>
    <w:rsid w:val="00D146EF"/>
    <w:rsid w:val="00D150F8"/>
    <w:rsid w:val="00D15759"/>
    <w:rsid w:val="00D204ED"/>
    <w:rsid w:val="00D210B0"/>
    <w:rsid w:val="00D2196E"/>
    <w:rsid w:val="00D21C39"/>
    <w:rsid w:val="00D2200D"/>
    <w:rsid w:val="00D22239"/>
    <w:rsid w:val="00D22A64"/>
    <w:rsid w:val="00D235FD"/>
    <w:rsid w:val="00D2381C"/>
    <w:rsid w:val="00D23B96"/>
    <w:rsid w:val="00D24E0F"/>
    <w:rsid w:val="00D25CCC"/>
    <w:rsid w:val="00D25EBF"/>
    <w:rsid w:val="00D27BA7"/>
    <w:rsid w:val="00D3022B"/>
    <w:rsid w:val="00D3025F"/>
    <w:rsid w:val="00D30A9D"/>
    <w:rsid w:val="00D30C90"/>
    <w:rsid w:val="00D30F20"/>
    <w:rsid w:val="00D31020"/>
    <w:rsid w:val="00D31451"/>
    <w:rsid w:val="00D31C98"/>
    <w:rsid w:val="00D31D9B"/>
    <w:rsid w:val="00D32645"/>
    <w:rsid w:val="00D328D0"/>
    <w:rsid w:val="00D3311A"/>
    <w:rsid w:val="00D33740"/>
    <w:rsid w:val="00D34276"/>
    <w:rsid w:val="00D35757"/>
    <w:rsid w:val="00D363EE"/>
    <w:rsid w:val="00D36B9B"/>
    <w:rsid w:val="00D3786C"/>
    <w:rsid w:val="00D4068E"/>
    <w:rsid w:val="00D407DA"/>
    <w:rsid w:val="00D41470"/>
    <w:rsid w:val="00D415B2"/>
    <w:rsid w:val="00D428DC"/>
    <w:rsid w:val="00D42F7B"/>
    <w:rsid w:val="00D4452F"/>
    <w:rsid w:val="00D44FBD"/>
    <w:rsid w:val="00D464AF"/>
    <w:rsid w:val="00D4698D"/>
    <w:rsid w:val="00D46E92"/>
    <w:rsid w:val="00D46EFF"/>
    <w:rsid w:val="00D478A6"/>
    <w:rsid w:val="00D47AAE"/>
    <w:rsid w:val="00D507DE"/>
    <w:rsid w:val="00D50E40"/>
    <w:rsid w:val="00D50F37"/>
    <w:rsid w:val="00D511CB"/>
    <w:rsid w:val="00D525B7"/>
    <w:rsid w:val="00D528FB"/>
    <w:rsid w:val="00D52A4E"/>
    <w:rsid w:val="00D52D49"/>
    <w:rsid w:val="00D53CD6"/>
    <w:rsid w:val="00D542BC"/>
    <w:rsid w:val="00D545D3"/>
    <w:rsid w:val="00D54B93"/>
    <w:rsid w:val="00D54C4A"/>
    <w:rsid w:val="00D54D93"/>
    <w:rsid w:val="00D55C99"/>
    <w:rsid w:val="00D56240"/>
    <w:rsid w:val="00D56F4E"/>
    <w:rsid w:val="00D572F5"/>
    <w:rsid w:val="00D575D9"/>
    <w:rsid w:val="00D60163"/>
    <w:rsid w:val="00D61849"/>
    <w:rsid w:val="00D6191C"/>
    <w:rsid w:val="00D642F0"/>
    <w:rsid w:val="00D646BC"/>
    <w:rsid w:val="00D652BA"/>
    <w:rsid w:val="00D65962"/>
    <w:rsid w:val="00D65BEF"/>
    <w:rsid w:val="00D65EC4"/>
    <w:rsid w:val="00D65FA1"/>
    <w:rsid w:val="00D667FC"/>
    <w:rsid w:val="00D66A91"/>
    <w:rsid w:val="00D66D96"/>
    <w:rsid w:val="00D66DED"/>
    <w:rsid w:val="00D66E5B"/>
    <w:rsid w:val="00D66F1A"/>
    <w:rsid w:val="00D67870"/>
    <w:rsid w:val="00D67EDE"/>
    <w:rsid w:val="00D700A2"/>
    <w:rsid w:val="00D703F3"/>
    <w:rsid w:val="00D70775"/>
    <w:rsid w:val="00D7077D"/>
    <w:rsid w:val="00D71874"/>
    <w:rsid w:val="00D71F3D"/>
    <w:rsid w:val="00D722DD"/>
    <w:rsid w:val="00D724F0"/>
    <w:rsid w:val="00D7295A"/>
    <w:rsid w:val="00D730AB"/>
    <w:rsid w:val="00D7318A"/>
    <w:rsid w:val="00D735AC"/>
    <w:rsid w:val="00D736E4"/>
    <w:rsid w:val="00D74464"/>
    <w:rsid w:val="00D7462E"/>
    <w:rsid w:val="00D75065"/>
    <w:rsid w:val="00D757DC"/>
    <w:rsid w:val="00D75B50"/>
    <w:rsid w:val="00D75E07"/>
    <w:rsid w:val="00D7639A"/>
    <w:rsid w:val="00D80211"/>
    <w:rsid w:val="00D8058A"/>
    <w:rsid w:val="00D81E05"/>
    <w:rsid w:val="00D82375"/>
    <w:rsid w:val="00D82563"/>
    <w:rsid w:val="00D82F3A"/>
    <w:rsid w:val="00D8333D"/>
    <w:rsid w:val="00D839DE"/>
    <w:rsid w:val="00D83A0C"/>
    <w:rsid w:val="00D84984"/>
    <w:rsid w:val="00D84EC8"/>
    <w:rsid w:val="00D85133"/>
    <w:rsid w:val="00D8530C"/>
    <w:rsid w:val="00D8716C"/>
    <w:rsid w:val="00D871CA"/>
    <w:rsid w:val="00D8725D"/>
    <w:rsid w:val="00D87C1C"/>
    <w:rsid w:val="00D91026"/>
    <w:rsid w:val="00D9128A"/>
    <w:rsid w:val="00D9153B"/>
    <w:rsid w:val="00D91A23"/>
    <w:rsid w:val="00D91B30"/>
    <w:rsid w:val="00D92969"/>
    <w:rsid w:val="00D929E7"/>
    <w:rsid w:val="00D92CC2"/>
    <w:rsid w:val="00D92DCE"/>
    <w:rsid w:val="00D93CD7"/>
    <w:rsid w:val="00D9413A"/>
    <w:rsid w:val="00D94917"/>
    <w:rsid w:val="00D95027"/>
    <w:rsid w:val="00D95732"/>
    <w:rsid w:val="00D959AF"/>
    <w:rsid w:val="00D9600A"/>
    <w:rsid w:val="00D961B5"/>
    <w:rsid w:val="00D97A30"/>
    <w:rsid w:val="00DA0997"/>
    <w:rsid w:val="00DA0B9D"/>
    <w:rsid w:val="00DA0DCE"/>
    <w:rsid w:val="00DA155D"/>
    <w:rsid w:val="00DA3138"/>
    <w:rsid w:val="00DA3168"/>
    <w:rsid w:val="00DA4251"/>
    <w:rsid w:val="00DA580E"/>
    <w:rsid w:val="00DB05AF"/>
    <w:rsid w:val="00DB12E6"/>
    <w:rsid w:val="00DB180F"/>
    <w:rsid w:val="00DB1C90"/>
    <w:rsid w:val="00DB24BA"/>
    <w:rsid w:val="00DB29F8"/>
    <w:rsid w:val="00DB2AA8"/>
    <w:rsid w:val="00DB2B81"/>
    <w:rsid w:val="00DB35A6"/>
    <w:rsid w:val="00DB36EC"/>
    <w:rsid w:val="00DB4115"/>
    <w:rsid w:val="00DB490E"/>
    <w:rsid w:val="00DB4FD8"/>
    <w:rsid w:val="00DB5211"/>
    <w:rsid w:val="00DB554B"/>
    <w:rsid w:val="00DB6AB1"/>
    <w:rsid w:val="00DB7FE6"/>
    <w:rsid w:val="00DC110A"/>
    <w:rsid w:val="00DC1BDF"/>
    <w:rsid w:val="00DC2115"/>
    <w:rsid w:val="00DC2CBD"/>
    <w:rsid w:val="00DC3335"/>
    <w:rsid w:val="00DC38D7"/>
    <w:rsid w:val="00DC3D52"/>
    <w:rsid w:val="00DC40A3"/>
    <w:rsid w:val="00DC5123"/>
    <w:rsid w:val="00DC65EE"/>
    <w:rsid w:val="00DC66BA"/>
    <w:rsid w:val="00DC6F95"/>
    <w:rsid w:val="00DD037B"/>
    <w:rsid w:val="00DD3692"/>
    <w:rsid w:val="00DD3983"/>
    <w:rsid w:val="00DD3B23"/>
    <w:rsid w:val="00DD5B95"/>
    <w:rsid w:val="00DD73F8"/>
    <w:rsid w:val="00DE067A"/>
    <w:rsid w:val="00DE0977"/>
    <w:rsid w:val="00DE149A"/>
    <w:rsid w:val="00DE3483"/>
    <w:rsid w:val="00DE38AB"/>
    <w:rsid w:val="00DE3AB6"/>
    <w:rsid w:val="00DE43A8"/>
    <w:rsid w:val="00DE47C6"/>
    <w:rsid w:val="00DE4B7A"/>
    <w:rsid w:val="00DE57F8"/>
    <w:rsid w:val="00DE6AD4"/>
    <w:rsid w:val="00DE6D01"/>
    <w:rsid w:val="00DE6DC2"/>
    <w:rsid w:val="00DE7394"/>
    <w:rsid w:val="00DE7D0B"/>
    <w:rsid w:val="00DF0698"/>
    <w:rsid w:val="00DF10C1"/>
    <w:rsid w:val="00DF1223"/>
    <w:rsid w:val="00DF2455"/>
    <w:rsid w:val="00DF28A5"/>
    <w:rsid w:val="00DF4B0C"/>
    <w:rsid w:val="00DF4C2B"/>
    <w:rsid w:val="00DF4E21"/>
    <w:rsid w:val="00DF5FD2"/>
    <w:rsid w:val="00DF6481"/>
    <w:rsid w:val="00DF740E"/>
    <w:rsid w:val="00DF7546"/>
    <w:rsid w:val="00DF78E4"/>
    <w:rsid w:val="00E00282"/>
    <w:rsid w:val="00E01825"/>
    <w:rsid w:val="00E01C73"/>
    <w:rsid w:val="00E02417"/>
    <w:rsid w:val="00E02CD1"/>
    <w:rsid w:val="00E02D32"/>
    <w:rsid w:val="00E03C3C"/>
    <w:rsid w:val="00E03D56"/>
    <w:rsid w:val="00E05B2D"/>
    <w:rsid w:val="00E05BDE"/>
    <w:rsid w:val="00E12716"/>
    <w:rsid w:val="00E13506"/>
    <w:rsid w:val="00E14092"/>
    <w:rsid w:val="00E147DB"/>
    <w:rsid w:val="00E1502E"/>
    <w:rsid w:val="00E15404"/>
    <w:rsid w:val="00E161FA"/>
    <w:rsid w:val="00E16315"/>
    <w:rsid w:val="00E165A8"/>
    <w:rsid w:val="00E16658"/>
    <w:rsid w:val="00E166D8"/>
    <w:rsid w:val="00E16CB1"/>
    <w:rsid w:val="00E16CC7"/>
    <w:rsid w:val="00E16D21"/>
    <w:rsid w:val="00E17CF4"/>
    <w:rsid w:val="00E203CF"/>
    <w:rsid w:val="00E204AC"/>
    <w:rsid w:val="00E21BFC"/>
    <w:rsid w:val="00E226F1"/>
    <w:rsid w:val="00E227DF"/>
    <w:rsid w:val="00E2288B"/>
    <w:rsid w:val="00E23428"/>
    <w:rsid w:val="00E236B8"/>
    <w:rsid w:val="00E23976"/>
    <w:rsid w:val="00E23D08"/>
    <w:rsid w:val="00E25F45"/>
    <w:rsid w:val="00E2663F"/>
    <w:rsid w:val="00E26A4F"/>
    <w:rsid w:val="00E27D54"/>
    <w:rsid w:val="00E3029A"/>
    <w:rsid w:val="00E303B6"/>
    <w:rsid w:val="00E30D2D"/>
    <w:rsid w:val="00E3188D"/>
    <w:rsid w:val="00E324A5"/>
    <w:rsid w:val="00E32763"/>
    <w:rsid w:val="00E33CD4"/>
    <w:rsid w:val="00E33D3C"/>
    <w:rsid w:val="00E34683"/>
    <w:rsid w:val="00E34A10"/>
    <w:rsid w:val="00E35426"/>
    <w:rsid w:val="00E35539"/>
    <w:rsid w:val="00E357BC"/>
    <w:rsid w:val="00E3620D"/>
    <w:rsid w:val="00E36912"/>
    <w:rsid w:val="00E379C4"/>
    <w:rsid w:val="00E41C30"/>
    <w:rsid w:val="00E41C3A"/>
    <w:rsid w:val="00E42181"/>
    <w:rsid w:val="00E42471"/>
    <w:rsid w:val="00E437DA"/>
    <w:rsid w:val="00E43813"/>
    <w:rsid w:val="00E43ACA"/>
    <w:rsid w:val="00E442F7"/>
    <w:rsid w:val="00E44315"/>
    <w:rsid w:val="00E44F24"/>
    <w:rsid w:val="00E46073"/>
    <w:rsid w:val="00E46979"/>
    <w:rsid w:val="00E47A7C"/>
    <w:rsid w:val="00E50044"/>
    <w:rsid w:val="00E50251"/>
    <w:rsid w:val="00E50985"/>
    <w:rsid w:val="00E51400"/>
    <w:rsid w:val="00E518C7"/>
    <w:rsid w:val="00E520C9"/>
    <w:rsid w:val="00E52177"/>
    <w:rsid w:val="00E52770"/>
    <w:rsid w:val="00E53D7A"/>
    <w:rsid w:val="00E53F7F"/>
    <w:rsid w:val="00E547C6"/>
    <w:rsid w:val="00E55786"/>
    <w:rsid w:val="00E55A63"/>
    <w:rsid w:val="00E55B24"/>
    <w:rsid w:val="00E55E9D"/>
    <w:rsid w:val="00E56116"/>
    <w:rsid w:val="00E56180"/>
    <w:rsid w:val="00E563A1"/>
    <w:rsid w:val="00E56458"/>
    <w:rsid w:val="00E5647B"/>
    <w:rsid w:val="00E56E78"/>
    <w:rsid w:val="00E571E0"/>
    <w:rsid w:val="00E57305"/>
    <w:rsid w:val="00E576FF"/>
    <w:rsid w:val="00E609A9"/>
    <w:rsid w:val="00E60C6C"/>
    <w:rsid w:val="00E61317"/>
    <w:rsid w:val="00E61980"/>
    <w:rsid w:val="00E61D23"/>
    <w:rsid w:val="00E630CB"/>
    <w:rsid w:val="00E63B0E"/>
    <w:rsid w:val="00E63ECF"/>
    <w:rsid w:val="00E6413A"/>
    <w:rsid w:val="00E64A4C"/>
    <w:rsid w:val="00E65010"/>
    <w:rsid w:val="00E65359"/>
    <w:rsid w:val="00E655D3"/>
    <w:rsid w:val="00E65F73"/>
    <w:rsid w:val="00E661D4"/>
    <w:rsid w:val="00E67007"/>
    <w:rsid w:val="00E672CA"/>
    <w:rsid w:val="00E6768A"/>
    <w:rsid w:val="00E70A0A"/>
    <w:rsid w:val="00E70DEF"/>
    <w:rsid w:val="00E710CD"/>
    <w:rsid w:val="00E71419"/>
    <w:rsid w:val="00E7161E"/>
    <w:rsid w:val="00E727C9"/>
    <w:rsid w:val="00E73802"/>
    <w:rsid w:val="00E744DA"/>
    <w:rsid w:val="00E744E7"/>
    <w:rsid w:val="00E7457F"/>
    <w:rsid w:val="00E74636"/>
    <w:rsid w:val="00E748A3"/>
    <w:rsid w:val="00E74EC5"/>
    <w:rsid w:val="00E75280"/>
    <w:rsid w:val="00E757BA"/>
    <w:rsid w:val="00E75869"/>
    <w:rsid w:val="00E76338"/>
    <w:rsid w:val="00E76A36"/>
    <w:rsid w:val="00E76C84"/>
    <w:rsid w:val="00E772C7"/>
    <w:rsid w:val="00E77A96"/>
    <w:rsid w:val="00E82A5C"/>
    <w:rsid w:val="00E83F5F"/>
    <w:rsid w:val="00E84160"/>
    <w:rsid w:val="00E85042"/>
    <w:rsid w:val="00E85152"/>
    <w:rsid w:val="00E86A62"/>
    <w:rsid w:val="00E86AA2"/>
    <w:rsid w:val="00E87A39"/>
    <w:rsid w:val="00E87F7B"/>
    <w:rsid w:val="00E90B1F"/>
    <w:rsid w:val="00E917ED"/>
    <w:rsid w:val="00E9204C"/>
    <w:rsid w:val="00E93DDD"/>
    <w:rsid w:val="00E950A0"/>
    <w:rsid w:val="00E95A7B"/>
    <w:rsid w:val="00E95EE0"/>
    <w:rsid w:val="00E96F02"/>
    <w:rsid w:val="00EA0E79"/>
    <w:rsid w:val="00EA143C"/>
    <w:rsid w:val="00EA1D2B"/>
    <w:rsid w:val="00EA2862"/>
    <w:rsid w:val="00EA2D2F"/>
    <w:rsid w:val="00EA3514"/>
    <w:rsid w:val="00EA35B8"/>
    <w:rsid w:val="00EA36FE"/>
    <w:rsid w:val="00EA4AE0"/>
    <w:rsid w:val="00EA5041"/>
    <w:rsid w:val="00EA6D30"/>
    <w:rsid w:val="00EA7A23"/>
    <w:rsid w:val="00EA7CB5"/>
    <w:rsid w:val="00EB00AC"/>
    <w:rsid w:val="00EB0651"/>
    <w:rsid w:val="00EB0E16"/>
    <w:rsid w:val="00EB0F86"/>
    <w:rsid w:val="00EB29DD"/>
    <w:rsid w:val="00EB2A3A"/>
    <w:rsid w:val="00EB2B3F"/>
    <w:rsid w:val="00EB2C81"/>
    <w:rsid w:val="00EB36EE"/>
    <w:rsid w:val="00EB4705"/>
    <w:rsid w:val="00EB4AA1"/>
    <w:rsid w:val="00EB5807"/>
    <w:rsid w:val="00EB5C5B"/>
    <w:rsid w:val="00EB5EE8"/>
    <w:rsid w:val="00EB6FF6"/>
    <w:rsid w:val="00EB787A"/>
    <w:rsid w:val="00EC0406"/>
    <w:rsid w:val="00EC0CAB"/>
    <w:rsid w:val="00EC1C34"/>
    <w:rsid w:val="00EC264C"/>
    <w:rsid w:val="00EC2D5C"/>
    <w:rsid w:val="00EC2E68"/>
    <w:rsid w:val="00EC356F"/>
    <w:rsid w:val="00EC400E"/>
    <w:rsid w:val="00EC4AF2"/>
    <w:rsid w:val="00EC4CA7"/>
    <w:rsid w:val="00EC6525"/>
    <w:rsid w:val="00EC6609"/>
    <w:rsid w:val="00EC6C7E"/>
    <w:rsid w:val="00EC6E53"/>
    <w:rsid w:val="00EC7DBC"/>
    <w:rsid w:val="00ED02B2"/>
    <w:rsid w:val="00ED08AF"/>
    <w:rsid w:val="00ED172C"/>
    <w:rsid w:val="00ED19AD"/>
    <w:rsid w:val="00ED2325"/>
    <w:rsid w:val="00ED35D2"/>
    <w:rsid w:val="00ED395A"/>
    <w:rsid w:val="00ED73EB"/>
    <w:rsid w:val="00ED7E63"/>
    <w:rsid w:val="00EE06D9"/>
    <w:rsid w:val="00EE0ADD"/>
    <w:rsid w:val="00EE0AF4"/>
    <w:rsid w:val="00EE0B19"/>
    <w:rsid w:val="00EE0B6E"/>
    <w:rsid w:val="00EE0BD2"/>
    <w:rsid w:val="00EE14E9"/>
    <w:rsid w:val="00EE2DD3"/>
    <w:rsid w:val="00EE430E"/>
    <w:rsid w:val="00EE4879"/>
    <w:rsid w:val="00EE4B5F"/>
    <w:rsid w:val="00EE5476"/>
    <w:rsid w:val="00EE5CF2"/>
    <w:rsid w:val="00EF20AF"/>
    <w:rsid w:val="00EF23D9"/>
    <w:rsid w:val="00EF294D"/>
    <w:rsid w:val="00EF2A18"/>
    <w:rsid w:val="00EF2BDA"/>
    <w:rsid w:val="00EF4E91"/>
    <w:rsid w:val="00EF5CB4"/>
    <w:rsid w:val="00EF7686"/>
    <w:rsid w:val="00F006AF"/>
    <w:rsid w:val="00F010FE"/>
    <w:rsid w:val="00F01CA1"/>
    <w:rsid w:val="00F03245"/>
    <w:rsid w:val="00F05BEC"/>
    <w:rsid w:val="00F063BE"/>
    <w:rsid w:val="00F102E0"/>
    <w:rsid w:val="00F11391"/>
    <w:rsid w:val="00F11463"/>
    <w:rsid w:val="00F11DB8"/>
    <w:rsid w:val="00F12A21"/>
    <w:rsid w:val="00F12B2C"/>
    <w:rsid w:val="00F13D0F"/>
    <w:rsid w:val="00F1457D"/>
    <w:rsid w:val="00F14691"/>
    <w:rsid w:val="00F15D8D"/>
    <w:rsid w:val="00F160CE"/>
    <w:rsid w:val="00F16347"/>
    <w:rsid w:val="00F167AC"/>
    <w:rsid w:val="00F203FE"/>
    <w:rsid w:val="00F20701"/>
    <w:rsid w:val="00F224BF"/>
    <w:rsid w:val="00F2360E"/>
    <w:rsid w:val="00F23BEE"/>
    <w:rsid w:val="00F246AD"/>
    <w:rsid w:val="00F25361"/>
    <w:rsid w:val="00F25E1E"/>
    <w:rsid w:val="00F2614C"/>
    <w:rsid w:val="00F2636F"/>
    <w:rsid w:val="00F26AEB"/>
    <w:rsid w:val="00F30701"/>
    <w:rsid w:val="00F31883"/>
    <w:rsid w:val="00F320F3"/>
    <w:rsid w:val="00F32216"/>
    <w:rsid w:val="00F322E9"/>
    <w:rsid w:val="00F32352"/>
    <w:rsid w:val="00F33FEF"/>
    <w:rsid w:val="00F33FF2"/>
    <w:rsid w:val="00F34E09"/>
    <w:rsid w:val="00F354A5"/>
    <w:rsid w:val="00F36579"/>
    <w:rsid w:val="00F37AAF"/>
    <w:rsid w:val="00F37F34"/>
    <w:rsid w:val="00F40EF1"/>
    <w:rsid w:val="00F41137"/>
    <w:rsid w:val="00F420FC"/>
    <w:rsid w:val="00F42189"/>
    <w:rsid w:val="00F42205"/>
    <w:rsid w:val="00F42561"/>
    <w:rsid w:val="00F428EC"/>
    <w:rsid w:val="00F42E13"/>
    <w:rsid w:val="00F431CE"/>
    <w:rsid w:val="00F432AB"/>
    <w:rsid w:val="00F43753"/>
    <w:rsid w:val="00F4476D"/>
    <w:rsid w:val="00F44787"/>
    <w:rsid w:val="00F45476"/>
    <w:rsid w:val="00F45F41"/>
    <w:rsid w:val="00F4630B"/>
    <w:rsid w:val="00F46B92"/>
    <w:rsid w:val="00F46CDA"/>
    <w:rsid w:val="00F46E64"/>
    <w:rsid w:val="00F50201"/>
    <w:rsid w:val="00F50B24"/>
    <w:rsid w:val="00F520B2"/>
    <w:rsid w:val="00F53129"/>
    <w:rsid w:val="00F54431"/>
    <w:rsid w:val="00F546EF"/>
    <w:rsid w:val="00F54951"/>
    <w:rsid w:val="00F552EE"/>
    <w:rsid w:val="00F567BF"/>
    <w:rsid w:val="00F56801"/>
    <w:rsid w:val="00F5689C"/>
    <w:rsid w:val="00F57241"/>
    <w:rsid w:val="00F57A8E"/>
    <w:rsid w:val="00F60986"/>
    <w:rsid w:val="00F60CEF"/>
    <w:rsid w:val="00F612A9"/>
    <w:rsid w:val="00F61DFF"/>
    <w:rsid w:val="00F64336"/>
    <w:rsid w:val="00F654DC"/>
    <w:rsid w:val="00F65DC9"/>
    <w:rsid w:val="00F65F52"/>
    <w:rsid w:val="00F66ABE"/>
    <w:rsid w:val="00F671A8"/>
    <w:rsid w:val="00F673A2"/>
    <w:rsid w:val="00F67437"/>
    <w:rsid w:val="00F70331"/>
    <w:rsid w:val="00F704F6"/>
    <w:rsid w:val="00F70918"/>
    <w:rsid w:val="00F70CD2"/>
    <w:rsid w:val="00F70F34"/>
    <w:rsid w:val="00F71176"/>
    <w:rsid w:val="00F715C2"/>
    <w:rsid w:val="00F71893"/>
    <w:rsid w:val="00F718ED"/>
    <w:rsid w:val="00F72B51"/>
    <w:rsid w:val="00F7303F"/>
    <w:rsid w:val="00F73768"/>
    <w:rsid w:val="00F73E83"/>
    <w:rsid w:val="00F74007"/>
    <w:rsid w:val="00F7598B"/>
    <w:rsid w:val="00F75CA5"/>
    <w:rsid w:val="00F76EF4"/>
    <w:rsid w:val="00F7715A"/>
    <w:rsid w:val="00F77945"/>
    <w:rsid w:val="00F77BE6"/>
    <w:rsid w:val="00F8082B"/>
    <w:rsid w:val="00F82C32"/>
    <w:rsid w:val="00F8300B"/>
    <w:rsid w:val="00F83660"/>
    <w:rsid w:val="00F836AC"/>
    <w:rsid w:val="00F845FC"/>
    <w:rsid w:val="00F84718"/>
    <w:rsid w:val="00F849E6"/>
    <w:rsid w:val="00F8600C"/>
    <w:rsid w:val="00F86AAD"/>
    <w:rsid w:val="00F86CE9"/>
    <w:rsid w:val="00F873CB"/>
    <w:rsid w:val="00F900A8"/>
    <w:rsid w:val="00F91312"/>
    <w:rsid w:val="00F91A1C"/>
    <w:rsid w:val="00F92057"/>
    <w:rsid w:val="00F920F9"/>
    <w:rsid w:val="00F927E3"/>
    <w:rsid w:val="00F92B54"/>
    <w:rsid w:val="00F92ED8"/>
    <w:rsid w:val="00F930CD"/>
    <w:rsid w:val="00F9335B"/>
    <w:rsid w:val="00F94864"/>
    <w:rsid w:val="00F94EC5"/>
    <w:rsid w:val="00F9563A"/>
    <w:rsid w:val="00F95A48"/>
    <w:rsid w:val="00F96EFA"/>
    <w:rsid w:val="00F97799"/>
    <w:rsid w:val="00F97AF5"/>
    <w:rsid w:val="00FA0C66"/>
    <w:rsid w:val="00FA1891"/>
    <w:rsid w:val="00FA3FBB"/>
    <w:rsid w:val="00FA4C66"/>
    <w:rsid w:val="00FA5BEE"/>
    <w:rsid w:val="00FA6F7B"/>
    <w:rsid w:val="00FA746D"/>
    <w:rsid w:val="00FB0816"/>
    <w:rsid w:val="00FB0D40"/>
    <w:rsid w:val="00FB1CD9"/>
    <w:rsid w:val="00FB22FB"/>
    <w:rsid w:val="00FB3FFC"/>
    <w:rsid w:val="00FB53F3"/>
    <w:rsid w:val="00FB5C8A"/>
    <w:rsid w:val="00FB6C33"/>
    <w:rsid w:val="00FB7810"/>
    <w:rsid w:val="00FB7D76"/>
    <w:rsid w:val="00FC1F75"/>
    <w:rsid w:val="00FC225B"/>
    <w:rsid w:val="00FC2501"/>
    <w:rsid w:val="00FC2A2E"/>
    <w:rsid w:val="00FC34C1"/>
    <w:rsid w:val="00FC42AB"/>
    <w:rsid w:val="00FC4345"/>
    <w:rsid w:val="00FC4545"/>
    <w:rsid w:val="00FC4C42"/>
    <w:rsid w:val="00FC58DE"/>
    <w:rsid w:val="00FC5B2C"/>
    <w:rsid w:val="00FC5C3D"/>
    <w:rsid w:val="00FC5E06"/>
    <w:rsid w:val="00FC69FB"/>
    <w:rsid w:val="00FC6BD5"/>
    <w:rsid w:val="00FD010E"/>
    <w:rsid w:val="00FD029F"/>
    <w:rsid w:val="00FD04B4"/>
    <w:rsid w:val="00FD0993"/>
    <w:rsid w:val="00FD1A6F"/>
    <w:rsid w:val="00FD1E2E"/>
    <w:rsid w:val="00FD2274"/>
    <w:rsid w:val="00FD35A8"/>
    <w:rsid w:val="00FD364F"/>
    <w:rsid w:val="00FD3F9F"/>
    <w:rsid w:val="00FD4A54"/>
    <w:rsid w:val="00FD5A1E"/>
    <w:rsid w:val="00FD5AC8"/>
    <w:rsid w:val="00FD6D0D"/>
    <w:rsid w:val="00FD6FF7"/>
    <w:rsid w:val="00FD7D34"/>
    <w:rsid w:val="00FE0B33"/>
    <w:rsid w:val="00FE0DA8"/>
    <w:rsid w:val="00FE0FC3"/>
    <w:rsid w:val="00FE1E2D"/>
    <w:rsid w:val="00FE32C9"/>
    <w:rsid w:val="00FE3D16"/>
    <w:rsid w:val="00FE47CC"/>
    <w:rsid w:val="00FE47D0"/>
    <w:rsid w:val="00FE4883"/>
    <w:rsid w:val="00FE4D33"/>
    <w:rsid w:val="00FE5EBD"/>
    <w:rsid w:val="00FE6050"/>
    <w:rsid w:val="00FE6128"/>
    <w:rsid w:val="00FE6150"/>
    <w:rsid w:val="00FE62F5"/>
    <w:rsid w:val="00FE631D"/>
    <w:rsid w:val="00FE7885"/>
    <w:rsid w:val="00FE79FA"/>
    <w:rsid w:val="00FF02A3"/>
    <w:rsid w:val="00FF1F0A"/>
    <w:rsid w:val="00FF1F6C"/>
    <w:rsid w:val="00FF2266"/>
    <w:rsid w:val="00FF252E"/>
    <w:rsid w:val="00FF26DA"/>
    <w:rsid w:val="00FF277B"/>
    <w:rsid w:val="00FF2F1E"/>
    <w:rsid w:val="00FF33C2"/>
    <w:rsid w:val="00FF3D70"/>
    <w:rsid w:val="00FF45B3"/>
    <w:rsid w:val="00FF460D"/>
    <w:rsid w:val="00FF4D57"/>
    <w:rsid w:val="00FF581D"/>
    <w:rsid w:val="00FF6814"/>
    <w:rsid w:val="00FF6D75"/>
    <w:rsid w:val="00FF6E82"/>
    <w:rsid w:val="00FF741B"/>
    <w:rsid w:val="00FF777C"/>
    <w:rsid w:val="00FF79D6"/>
    <w:rsid w:val="01634D12"/>
    <w:rsid w:val="019CE1F1"/>
    <w:rsid w:val="01AB7809"/>
    <w:rsid w:val="01E35CB0"/>
    <w:rsid w:val="05A390F2"/>
    <w:rsid w:val="05B1AA04"/>
    <w:rsid w:val="06285831"/>
    <w:rsid w:val="07C993F7"/>
    <w:rsid w:val="0BD5F6AA"/>
    <w:rsid w:val="0C81A393"/>
    <w:rsid w:val="0C946A34"/>
    <w:rsid w:val="0D013BC9"/>
    <w:rsid w:val="0E08E5DE"/>
    <w:rsid w:val="0E2CA3CC"/>
    <w:rsid w:val="0E78B9D8"/>
    <w:rsid w:val="0E899008"/>
    <w:rsid w:val="0EB8A8D0"/>
    <w:rsid w:val="12D3885A"/>
    <w:rsid w:val="133C574C"/>
    <w:rsid w:val="13449EE1"/>
    <w:rsid w:val="13551973"/>
    <w:rsid w:val="1365A836"/>
    <w:rsid w:val="137E513A"/>
    <w:rsid w:val="14B5EB4B"/>
    <w:rsid w:val="15B9F982"/>
    <w:rsid w:val="18AD35B5"/>
    <w:rsid w:val="190B05CD"/>
    <w:rsid w:val="19BC0A59"/>
    <w:rsid w:val="1A0390FE"/>
    <w:rsid w:val="1B436E34"/>
    <w:rsid w:val="1C16455A"/>
    <w:rsid w:val="20205B2C"/>
    <w:rsid w:val="202FAC93"/>
    <w:rsid w:val="217D0C5E"/>
    <w:rsid w:val="23B0D8DD"/>
    <w:rsid w:val="26C88814"/>
    <w:rsid w:val="2B8C65EE"/>
    <w:rsid w:val="2BFC170C"/>
    <w:rsid w:val="2C0D672C"/>
    <w:rsid w:val="2CA063A8"/>
    <w:rsid w:val="2CE76C3E"/>
    <w:rsid w:val="2DA19B59"/>
    <w:rsid w:val="2EF745DB"/>
    <w:rsid w:val="30580FBF"/>
    <w:rsid w:val="3074E7F4"/>
    <w:rsid w:val="315B2B79"/>
    <w:rsid w:val="318665E7"/>
    <w:rsid w:val="330E9D7A"/>
    <w:rsid w:val="33F4D14F"/>
    <w:rsid w:val="3424ED82"/>
    <w:rsid w:val="35B97665"/>
    <w:rsid w:val="35BE39CE"/>
    <w:rsid w:val="36C0C88C"/>
    <w:rsid w:val="39B51722"/>
    <w:rsid w:val="3A38D740"/>
    <w:rsid w:val="3B1CB274"/>
    <w:rsid w:val="3B286C8C"/>
    <w:rsid w:val="3B7BD563"/>
    <w:rsid w:val="3BC34DF0"/>
    <w:rsid w:val="3C213A3E"/>
    <w:rsid w:val="3EA07C49"/>
    <w:rsid w:val="3EAD64DC"/>
    <w:rsid w:val="3EAD81C7"/>
    <w:rsid w:val="3F507B17"/>
    <w:rsid w:val="3FCCDAB6"/>
    <w:rsid w:val="40B0BEC5"/>
    <w:rsid w:val="4139E25A"/>
    <w:rsid w:val="423EFB8F"/>
    <w:rsid w:val="44AEF99B"/>
    <w:rsid w:val="457EFDD2"/>
    <w:rsid w:val="49C60A84"/>
    <w:rsid w:val="4AA89AF8"/>
    <w:rsid w:val="4B9E7CC5"/>
    <w:rsid w:val="4BD8A3C9"/>
    <w:rsid w:val="4D5024CA"/>
    <w:rsid w:val="4E662E90"/>
    <w:rsid w:val="4EF453E4"/>
    <w:rsid w:val="4F845DE4"/>
    <w:rsid w:val="512B4369"/>
    <w:rsid w:val="51B5B079"/>
    <w:rsid w:val="551170C1"/>
    <w:rsid w:val="55B3B978"/>
    <w:rsid w:val="56C8BBB6"/>
    <w:rsid w:val="576694FD"/>
    <w:rsid w:val="577E9FC0"/>
    <w:rsid w:val="5781AB9A"/>
    <w:rsid w:val="5930CF39"/>
    <w:rsid w:val="59506F59"/>
    <w:rsid w:val="596F3B6A"/>
    <w:rsid w:val="59C25D68"/>
    <w:rsid w:val="5DC3C7BF"/>
    <w:rsid w:val="5E41D3A8"/>
    <w:rsid w:val="5FB549A5"/>
    <w:rsid w:val="5FE12C60"/>
    <w:rsid w:val="60BCF3F2"/>
    <w:rsid w:val="6200F45E"/>
    <w:rsid w:val="65A434D3"/>
    <w:rsid w:val="664604B8"/>
    <w:rsid w:val="66BEDD95"/>
    <w:rsid w:val="68AC75FD"/>
    <w:rsid w:val="68AD4ADE"/>
    <w:rsid w:val="6A3F3E81"/>
    <w:rsid w:val="6B8B1F35"/>
    <w:rsid w:val="6DA7D83D"/>
    <w:rsid w:val="6E19DA83"/>
    <w:rsid w:val="6F37E644"/>
    <w:rsid w:val="6FBF9A5E"/>
    <w:rsid w:val="700657B3"/>
    <w:rsid w:val="705D1E98"/>
    <w:rsid w:val="70F27A3E"/>
    <w:rsid w:val="716A7B69"/>
    <w:rsid w:val="7186664D"/>
    <w:rsid w:val="73226884"/>
    <w:rsid w:val="732FCE4A"/>
    <w:rsid w:val="7593FD0B"/>
    <w:rsid w:val="762B7FA1"/>
    <w:rsid w:val="77B01FCC"/>
    <w:rsid w:val="785AFC1B"/>
    <w:rsid w:val="78A1CAB7"/>
    <w:rsid w:val="794B755B"/>
    <w:rsid w:val="795C2F7F"/>
    <w:rsid w:val="7A435144"/>
    <w:rsid w:val="7B71F01C"/>
    <w:rsid w:val="7D8B6349"/>
    <w:rsid w:val="7DF8037E"/>
    <w:rsid w:val="7F0214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E5C"/>
  <w15:chartTrackingRefBased/>
  <w15:docId w15:val="{8CF9CD5B-3C10-4341-A8BD-849BFB7D0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1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4BE"/>
    <w:rPr>
      <w:sz w:val="16"/>
      <w:szCs w:val="16"/>
    </w:rPr>
  </w:style>
  <w:style w:type="paragraph" w:styleId="ListParagraph">
    <w:name w:val="List Paragraph"/>
    <w:basedOn w:val="Normal"/>
    <w:uiPriority w:val="34"/>
    <w:qFormat/>
    <w:rsid w:val="003251A0"/>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unhideWhenUsed/>
    <w:rsid w:val="005D5EF9"/>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1891"/>
    <w:rPr>
      <w:b/>
      <w:bCs/>
    </w:rPr>
  </w:style>
  <w:style w:type="character" w:customStyle="1" w:styleId="CommentSubjectChar">
    <w:name w:val="Comment Subject Char"/>
    <w:basedOn w:val="CommentTextChar"/>
    <w:link w:val="CommentSubject"/>
    <w:uiPriority w:val="99"/>
    <w:semiHidden/>
    <w:rsid w:val="00FA189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0701"/>
    <w:pPr>
      <w:spacing w:before="100" w:beforeAutospacing="1" w:after="100" w:afterAutospacing="1"/>
    </w:pPr>
  </w:style>
  <w:style w:type="table" w:styleId="TableGrid">
    <w:name w:val="Table Grid"/>
    <w:basedOn w:val="TableNormal"/>
    <w:uiPriority w:val="39"/>
    <w:rsid w:val="00F37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75B82"/>
    <w:pPr>
      <w:numPr>
        <w:numId w:val="9"/>
      </w:numPr>
      <w:contextualSpacing/>
    </w:pPr>
  </w:style>
  <w:style w:type="paragraph" w:styleId="Revision">
    <w:name w:val="Revision"/>
    <w:hidden/>
    <w:uiPriority w:val="99"/>
    <w:semiHidden/>
    <w:rsid w:val="008740A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438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813"/>
    <w:rPr>
      <w:rFonts w:ascii="Segoe UI" w:eastAsia="Times New Roman" w:hAnsi="Segoe UI" w:cs="Segoe UI"/>
      <w:sz w:val="18"/>
      <w:szCs w:val="18"/>
    </w:rPr>
  </w:style>
  <w:style w:type="character" w:styleId="Hyperlink">
    <w:name w:val="Hyperlink"/>
    <w:basedOn w:val="DefaultParagraphFont"/>
    <w:uiPriority w:val="99"/>
    <w:unhideWhenUsed/>
    <w:rsid w:val="008C24B0"/>
    <w:rPr>
      <w:color w:val="0563C1" w:themeColor="hyperlink"/>
      <w:u w:val="single"/>
    </w:rPr>
  </w:style>
  <w:style w:type="character" w:customStyle="1" w:styleId="UnresolvedMention1">
    <w:name w:val="Unresolved Mention1"/>
    <w:basedOn w:val="DefaultParagraphFont"/>
    <w:uiPriority w:val="99"/>
    <w:semiHidden/>
    <w:unhideWhenUsed/>
    <w:rsid w:val="00260BB8"/>
    <w:rPr>
      <w:color w:val="605E5C"/>
      <w:shd w:val="clear" w:color="auto" w:fill="E1DFDD"/>
    </w:rPr>
  </w:style>
  <w:style w:type="paragraph" w:styleId="Bibliography">
    <w:name w:val="Bibliography"/>
    <w:basedOn w:val="Normal"/>
    <w:next w:val="Normal"/>
    <w:uiPriority w:val="37"/>
    <w:unhideWhenUsed/>
    <w:rsid w:val="00EF20AF"/>
    <w:pPr>
      <w:tabs>
        <w:tab w:val="left" w:pos="260"/>
        <w:tab w:val="left" w:pos="380"/>
      </w:tabs>
      <w:spacing w:after="240"/>
    </w:pPr>
  </w:style>
  <w:style w:type="character" w:styleId="LineNumber">
    <w:name w:val="line number"/>
    <w:basedOn w:val="DefaultParagraphFont"/>
    <w:uiPriority w:val="99"/>
    <w:semiHidden/>
    <w:unhideWhenUsed/>
    <w:rsid w:val="00E44F24"/>
  </w:style>
  <w:style w:type="paragraph" w:styleId="Header">
    <w:name w:val="header"/>
    <w:basedOn w:val="Normal"/>
    <w:link w:val="HeaderChar"/>
    <w:uiPriority w:val="99"/>
    <w:unhideWhenUsed/>
    <w:rsid w:val="000213B4"/>
    <w:pPr>
      <w:tabs>
        <w:tab w:val="center" w:pos="4680"/>
        <w:tab w:val="right" w:pos="9360"/>
      </w:tabs>
    </w:pPr>
  </w:style>
  <w:style w:type="character" w:customStyle="1" w:styleId="HeaderChar">
    <w:name w:val="Header Char"/>
    <w:basedOn w:val="DefaultParagraphFont"/>
    <w:link w:val="Header"/>
    <w:uiPriority w:val="99"/>
    <w:rsid w:val="000213B4"/>
    <w:rPr>
      <w:rFonts w:ascii="Times New Roman" w:eastAsia="Times New Roman" w:hAnsi="Times New Roman" w:cs="Times New Roman"/>
    </w:rPr>
  </w:style>
  <w:style w:type="paragraph" w:styleId="Footer">
    <w:name w:val="footer"/>
    <w:basedOn w:val="Normal"/>
    <w:link w:val="FooterChar"/>
    <w:uiPriority w:val="99"/>
    <w:unhideWhenUsed/>
    <w:rsid w:val="000213B4"/>
    <w:pPr>
      <w:tabs>
        <w:tab w:val="center" w:pos="4680"/>
        <w:tab w:val="right" w:pos="9360"/>
      </w:tabs>
    </w:pPr>
  </w:style>
  <w:style w:type="character" w:customStyle="1" w:styleId="FooterChar">
    <w:name w:val="Footer Char"/>
    <w:basedOn w:val="DefaultParagraphFont"/>
    <w:link w:val="Footer"/>
    <w:uiPriority w:val="99"/>
    <w:rsid w:val="000213B4"/>
    <w:rPr>
      <w:rFonts w:ascii="Times New Roman" w:eastAsia="Times New Roman" w:hAnsi="Times New Roman" w:cs="Times New Roman"/>
    </w:rPr>
  </w:style>
  <w:style w:type="character" w:customStyle="1" w:styleId="UnresolvedMention2">
    <w:name w:val="Unresolved Mention2"/>
    <w:basedOn w:val="DefaultParagraphFont"/>
    <w:uiPriority w:val="99"/>
    <w:semiHidden/>
    <w:unhideWhenUsed/>
    <w:rsid w:val="001D31EB"/>
    <w:rPr>
      <w:color w:val="605E5C"/>
      <w:shd w:val="clear" w:color="auto" w:fill="E1DFDD"/>
    </w:rPr>
  </w:style>
  <w:style w:type="character" w:styleId="FollowedHyperlink">
    <w:name w:val="FollowedHyperlink"/>
    <w:basedOn w:val="DefaultParagraphFont"/>
    <w:uiPriority w:val="99"/>
    <w:semiHidden/>
    <w:unhideWhenUsed/>
    <w:rsid w:val="001D31EB"/>
    <w:rPr>
      <w:color w:val="954F72" w:themeColor="followedHyperlink"/>
      <w:u w:val="single"/>
    </w:rPr>
  </w:style>
  <w:style w:type="character" w:customStyle="1" w:styleId="apple-converted-space">
    <w:name w:val="apple-converted-space"/>
    <w:basedOn w:val="DefaultParagraphFont"/>
    <w:rsid w:val="00E42471"/>
  </w:style>
  <w:style w:type="character" w:customStyle="1" w:styleId="cs1-lock-free">
    <w:name w:val="cs1-lock-free"/>
    <w:basedOn w:val="DefaultParagraphFont"/>
    <w:rsid w:val="00B44D26"/>
  </w:style>
  <w:style w:type="character" w:customStyle="1" w:styleId="UnresolvedMention3">
    <w:name w:val="Unresolved Mention3"/>
    <w:basedOn w:val="DefaultParagraphFont"/>
    <w:uiPriority w:val="99"/>
    <w:semiHidden/>
    <w:unhideWhenUsed/>
    <w:rsid w:val="005D5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561">
      <w:bodyDiv w:val="1"/>
      <w:marLeft w:val="0"/>
      <w:marRight w:val="0"/>
      <w:marTop w:val="0"/>
      <w:marBottom w:val="0"/>
      <w:divBdr>
        <w:top w:val="none" w:sz="0" w:space="0" w:color="auto"/>
        <w:left w:val="none" w:sz="0" w:space="0" w:color="auto"/>
        <w:bottom w:val="none" w:sz="0" w:space="0" w:color="auto"/>
        <w:right w:val="none" w:sz="0" w:space="0" w:color="auto"/>
      </w:divBdr>
    </w:div>
    <w:div w:id="51078664">
      <w:bodyDiv w:val="1"/>
      <w:marLeft w:val="0"/>
      <w:marRight w:val="0"/>
      <w:marTop w:val="0"/>
      <w:marBottom w:val="0"/>
      <w:divBdr>
        <w:top w:val="none" w:sz="0" w:space="0" w:color="auto"/>
        <w:left w:val="none" w:sz="0" w:space="0" w:color="auto"/>
        <w:bottom w:val="none" w:sz="0" w:space="0" w:color="auto"/>
        <w:right w:val="none" w:sz="0" w:space="0" w:color="auto"/>
      </w:divBdr>
    </w:div>
    <w:div w:id="100147042">
      <w:bodyDiv w:val="1"/>
      <w:marLeft w:val="0"/>
      <w:marRight w:val="0"/>
      <w:marTop w:val="0"/>
      <w:marBottom w:val="0"/>
      <w:divBdr>
        <w:top w:val="none" w:sz="0" w:space="0" w:color="auto"/>
        <w:left w:val="none" w:sz="0" w:space="0" w:color="auto"/>
        <w:bottom w:val="none" w:sz="0" w:space="0" w:color="auto"/>
        <w:right w:val="none" w:sz="0" w:space="0" w:color="auto"/>
      </w:divBdr>
    </w:div>
    <w:div w:id="184486170">
      <w:bodyDiv w:val="1"/>
      <w:marLeft w:val="0"/>
      <w:marRight w:val="0"/>
      <w:marTop w:val="0"/>
      <w:marBottom w:val="0"/>
      <w:divBdr>
        <w:top w:val="none" w:sz="0" w:space="0" w:color="auto"/>
        <w:left w:val="none" w:sz="0" w:space="0" w:color="auto"/>
        <w:bottom w:val="none" w:sz="0" w:space="0" w:color="auto"/>
        <w:right w:val="none" w:sz="0" w:space="0" w:color="auto"/>
      </w:divBdr>
    </w:div>
    <w:div w:id="314068855">
      <w:bodyDiv w:val="1"/>
      <w:marLeft w:val="0"/>
      <w:marRight w:val="0"/>
      <w:marTop w:val="0"/>
      <w:marBottom w:val="0"/>
      <w:divBdr>
        <w:top w:val="none" w:sz="0" w:space="0" w:color="auto"/>
        <w:left w:val="none" w:sz="0" w:space="0" w:color="auto"/>
        <w:bottom w:val="none" w:sz="0" w:space="0" w:color="auto"/>
        <w:right w:val="none" w:sz="0" w:space="0" w:color="auto"/>
      </w:divBdr>
      <w:divsChild>
        <w:div w:id="1898974788">
          <w:marLeft w:val="0"/>
          <w:marRight w:val="0"/>
          <w:marTop w:val="0"/>
          <w:marBottom w:val="0"/>
          <w:divBdr>
            <w:top w:val="none" w:sz="0" w:space="0" w:color="auto"/>
            <w:left w:val="none" w:sz="0" w:space="0" w:color="auto"/>
            <w:bottom w:val="none" w:sz="0" w:space="0" w:color="auto"/>
            <w:right w:val="none" w:sz="0" w:space="0" w:color="auto"/>
          </w:divBdr>
        </w:div>
        <w:div w:id="1651904605">
          <w:marLeft w:val="0"/>
          <w:marRight w:val="0"/>
          <w:marTop w:val="0"/>
          <w:marBottom w:val="0"/>
          <w:divBdr>
            <w:top w:val="none" w:sz="0" w:space="0" w:color="auto"/>
            <w:left w:val="none" w:sz="0" w:space="0" w:color="auto"/>
            <w:bottom w:val="none" w:sz="0" w:space="0" w:color="auto"/>
            <w:right w:val="none" w:sz="0" w:space="0" w:color="auto"/>
          </w:divBdr>
        </w:div>
        <w:div w:id="1014308540">
          <w:marLeft w:val="0"/>
          <w:marRight w:val="0"/>
          <w:marTop w:val="0"/>
          <w:marBottom w:val="0"/>
          <w:divBdr>
            <w:top w:val="none" w:sz="0" w:space="0" w:color="auto"/>
            <w:left w:val="none" w:sz="0" w:space="0" w:color="auto"/>
            <w:bottom w:val="none" w:sz="0" w:space="0" w:color="auto"/>
            <w:right w:val="none" w:sz="0" w:space="0" w:color="auto"/>
          </w:divBdr>
        </w:div>
      </w:divsChild>
    </w:div>
    <w:div w:id="325792307">
      <w:bodyDiv w:val="1"/>
      <w:marLeft w:val="0"/>
      <w:marRight w:val="0"/>
      <w:marTop w:val="0"/>
      <w:marBottom w:val="0"/>
      <w:divBdr>
        <w:top w:val="none" w:sz="0" w:space="0" w:color="auto"/>
        <w:left w:val="none" w:sz="0" w:space="0" w:color="auto"/>
        <w:bottom w:val="none" w:sz="0" w:space="0" w:color="auto"/>
        <w:right w:val="none" w:sz="0" w:space="0" w:color="auto"/>
      </w:divBdr>
    </w:div>
    <w:div w:id="360132907">
      <w:bodyDiv w:val="1"/>
      <w:marLeft w:val="0"/>
      <w:marRight w:val="0"/>
      <w:marTop w:val="0"/>
      <w:marBottom w:val="0"/>
      <w:divBdr>
        <w:top w:val="none" w:sz="0" w:space="0" w:color="auto"/>
        <w:left w:val="none" w:sz="0" w:space="0" w:color="auto"/>
        <w:bottom w:val="none" w:sz="0" w:space="0" w:color="auto"/>
        <w:right w:val="none" w:sz="0" w:space="0" w:color="auto"/>
      </w:divBdr>
      <w:divsChild>
        <w:div w:id="20381158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383136174">
      <w:bodyDiv w:val="1"/>
      <w:marLeft w:val="0"/>
      <w:marRight w:val="0"/>
      <w:marTop w:val="0"/>
      <w:marBottom w:val="0"/>
      <w:divBdr>
        <w:top w:val="none" w:sz="0" w:space="0" w:color="auto"/>
        <w:left w:val="none" w:sz="0" w:space="0" w:color="auto"/>
        <w:bottom w:val="none" w:sz="0" w:space="0" w:color="auto"/>
        <w:right w:val="none" w:sz="0" w:space="0" w:color="auto"/>
      </w:divBdr>
    </w:div>
    <w:div w:id="501815726">
      <w:bodyDiv w:val="1"/>
      <w:marLeft w:val="0"/>
      <w:marRight w:val="0"/>
      <w:marTop w:val="0"/>
      <w:marBottom w:val="0"/>
      <w:divBdr>
        <w:top w:val="none" w:sz="0" w:space="0" w:color="auto"/>
        <w:left w:val="none" w:sz="0" w:space="0" w:color="auto"/>
        <w:bottom w:val="none" w:sz="0" w:space="0" w:color="auto"/>
        <w:right w:val="none" w:sz="0" w:space="0" w:color="auto"/>
      </w:divBdr>
    </w:div>
    <w:div w:id="594825497">
      <w:bodyDiv w:val="1"/>
      <w:marLeft w:val="0"/>
      <w:marRight w:val="0"/>
      <w:marTop w:val="0"/>
      <w:marBottom w:val="0"/>
      <w:divBdr>
        <w:top w:val="none" w:sz="0" w:space="0" w:color="auto"/>
        <w:left w:val="none" w:sz="0" w:space="0" w:color="auto"/>
        <w:bottom w:val="none" w:sz="0" w:space="0" w:color="auto"/>
        <w:right w:val="none" w:sz="0" w:space="0" w:color="auto"/>
      </w:divBdr>
    </w:div>
    <w:div w:id="689405779">
      <w:bodyDiv w:val="1"/>
      <w:marLeft w:val="0"/>
      <w:marRight w:val="0"/>
      <w:marTop w:val="0"/>
      <w:marBottom w:val="0"/>
      <w:divBdr>
        <w:top w:val="none" w:sz="0" w:space="0" w:color="auto"/>
        <w:left w:val="none" w:sz="0" w:space="0" w:color="auto"/>
        <w:bottom w:val="none" w:sz="0" w:space="0" w:color="auto"/>
        <w:right w:val="none" w:sz="0" w:space="0" w:color="auto"/>
      </w:divBdr>
    </w:div>
    <w:div w:id="705369706">
      <w:bodyDiv w:val="1"/>
      <w:marLeft w:val="0"/>
      <w:marRight w:val="0"/>
      <w:marTop w:val="0"/>
      <w:marBottom w:val="0"/>
      <w:divBdr>
        <w:top w:val="none" w:sz="0" w:space="0" w:color="auto"/>
        <w:left w:val="none" w:sz="0" w:space="0" w:color="auto"/>
        <w:bottom w:val="none" w:sz="0" w:space="0" w:color="auto"/>
        <w:right w:val="none" w:sz="0" w:space="0" w:color="auto"/>
      </w:divBdr>
    </w:div>
    <w:div w:id="859901947">
      <w:bodyDiv w:val="1"/>
      <w:marLeft w:val="0"/>
      <w:marRight w:val="0"/>
      <w:marTop w:val="0"/>
      <w:marBottom w:val="0"/>
      <w:divBdr>
        <w:top w:val="none" w:sz="0" w:space="0" w:color="auto"/>
        <w:left w:val="none" w:sz="0" w:space="0" w:color="auto"/>
        <w:bottom w:val="none" w:sz="0" w:space="0" w:color="auto"/>
        <w:right w:val="none" w:sz="0" w:space="0" w:color="auto"/>
      </w:divBdr>
    </w:div>
    <w:div w:id="866258382">
      <w:bodyDiv w:val="1"/>
      <w:marLeft w:val="0"/>
      <w:marRight w:val="0"/>
      <w:marTop w:val="0"/>
      <w:marBottom w:val="0"/>
      <w:divBdr>
        <w:top w:val="none" w:sz="0" w:space="0" w:color="auto"/>
        <w:left w:val="none" w:sz="0" w:space="0" w:color="auto"/>
        <w:bottom w:val="none" w:sz="0" w:space="0" w:color="auto"/>
        <w:right w:val="none" w:sz="0" w:space="0" w:color="auto"/>
      </w:divBdr>
    </w:div>
    <w:div w:id="918902241">
      <w:bodyDiv w:val="1"/>
      <w:marLeft w:val="0"/>
      <w:marRight w:val="0"/>
      <w:marTop w:val="0"/>
      <w:marBottom w:val="0"/>
      <w:divBdr>
        <w:top w:val="none" w:sz="0" w:space="0" w:color="auto"/>
        <w:left w:val="none" w:sz="0" w:space="0" w:color="auto"/>
        <w:bottom w:val="none" w:sz="0" w:space="0" w:color="auto"/>
        <w:right w:val="none" w:sz="0" w:space="0" w:color="auto"/>
      </w:divBdr>
    </w:div>
    <w:div w:id="1009017271">
      <w:bodyDiv w:val="1"/>
      <w:marLeft w:val="0"/>
      <w:marRight w:val="0"/>
      <w:marTop w:val="0"/>
      <w:marBottom w:val="0"/>
      <w:divBdr>
        <w:top w:val="none" w:sz="0" w:space="0" w:color="auto"/>
        <w:left w:val="none" w:sz="0" w:space="0" w:color="auto"/>
        <w:bottom w:val="none" w:sz="0" w:space="0" w:color="auto"/>
        <w:right w:val="none" w:sz="0" w:space="0" w:color="auto"/>
      </w:divBdr>
    </w:div>
    <w:div w:id="1050114036">
      <w:bodyDiv w:val="1"/>
      <w:marLeft w:val="0"/>
      <w:marRight w:val="0"/>
      <w:marTop w:val="0"/>
      <w:marBottom w:val="0"/>
      <w:divBdr>
        <w:top w:val="none" w:sz="0" w:space="0" w:color="auto"/>
        <w:left w:val="none" w:sz="0" w:space="0" w:color="auto"/>
        <w:bottom w:val="none" w:sz="0" w:space="0" w:color="auto"/>
        <w:right w:val="none" w:sz="0" w:space="0" w:color="auto"/>
      </w:divBdr>
    </w:div>
    <w:div w:id="1050425347">
      <w:bodyDiv w:val="1"/>
      <w:marLeft w:val="0"/>
      <w:marRight w:val="0"/>
      <w:marTop w:val="0"/>
      <w:marBottom w:val="0"/>
      <w:divBdr>
        <w:top w:val="none" w:sz="0" w:space="0" w:color="auto"/>
        <w:left w:val="none" w:sz="0" w:space="0" w:color="auto"/>
        <w:bottom w:val="none" w:sz="0" w:space="0" w:color="auto"/>
        <w:right w:val="none" w:sz="0" w:space="0" w:color="auto"/>
      </w:divBdr>
    </w:div>
    <w:div w:id="1051658852">
      <w:bodyDiv w:val="1"/>
      <w:marLeft w:val="0"/>
      <w:marRight w:val="0"/>
      <w:marTop w:val="0"/>
      <w:marBottom w:val="0"/>
      <w:divBdr>
        <w:top w:val="none" w:sz="0" w:space="0" w:color="auto"/>
        <w:left w:val="none" w:sz="0" w:space="0" w:color="auto"/>
        <w:bottom w:val="none" w:sz="0" w:space="0" w:color="auto"/>
        <w:right w:val="none" w:sz="0" w:space="0" w:color="auto"/>
      </w:divBdr>
    </w:div>
    <w:div w:id="1056511762">
      <w:bodyDiv w:val="1"/>
      <w:marLeft w:val="0"/>
      <w:marRight w:val="0"/>
      <w:marTop w:val="0"/>
      <w:marBottom w:val="0"/>
      <w:divBdr>
        <w:top w:val="none" w:sz="0" w:space="0" w:color="auto"/>
        <w:left w:val="none" w:sz="0" w:space="0" w:color="auto"/>
        <w:bottom w:val="none" w:sz="0" w:space="0" w:color="auto"/>
        <w:right w:val="none" w:sz="0" w:space="0" w:color="auto"/>
      </w:divBdr>
    </w:div>
    <w:div w:id="1141769984">
      <w:bodyDiv w:val="1"/>
      <w:marLeft w:val="0"/>
      <w:marRight w:val="0"/>
      <w:marTop w:val="0"/>
      <w:marBottom w:val="0"/>
      <w:divBdr>
        <w:top w:val="none" w:sz="0" w:space="0" w:color="auto"/>
        <w:left w:val="none" w:sz="0" w:space="0" w:color="auto"/>
        <w:bottom w:val="none" w:sz="0" w:space="0" w:color="auto"/>
        <w:right w:val="none" w:sz="0" w:space="0" w:color="auto"/>
      </w:divBdr>
      <w:divsChild>
        <w:div w:id="2062173744">
          <w:marLeft w:val="0"/>
          <w:marRight w:val="0"/>
          <w:marTop w:val="0"/>
          <w:marBottom w:val="0"/>
          <w:divBdr>
            <w:top w:val="none" w:sz="0" w:space="0" w:color="auto"/>
            <w:left w:val="none" w:sz="0" w:space="0" w:color="auto"/>
            <w:bottom w:val="none" w:sz="0" w:space="0" w:color="auto"/>
            <w:right w:val="none" w:sz="0" w:space="0" w:color="auto"/>
          </w:divBdr>
          <w:divsChild>
            <w:div w:id="1926450201">
              <w:marLeft w:val="0"/>
              <w:marRight w:val="0"/>
              <w:marTop w:val="0"/>
              <w:marBottom w:val="0"/>
              <w:divBdr>
                <w:top w:val="none" w:sz="0" w:space="0" w:color="auto"/>
                <w:left w:val="none" w:sz="0" w:space="0" w:color="auto"/>
                <w:bottom w:val="none" w:sz="0" w:space="0" w:color="auto"/>
                <w:right w:val="none" w:sz="0" w:space="0" w:color="auto"/>
              </w:divBdr>
              <w:divsChild>
                <w:div w:id="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03174">
      <w:bodyDiv w:val="1"/>
      <w:marLeft w:val="0"/>
      <w:marRight w:val="0"/>
      <w:marTop w:val="0"/>
      <w:marBottom w:val="0"/>
      <w:divBdr>
        <w:top w:val="none" w:sz="0" w:space="0" w:color="auto"/>
        <w:left w:val="none" w:sz="0" w:space="0" w:color="auto"/>
        <w:bottom w:val="none" w:sz="0" w:space="0" w:color="auto"/>
        <w:right w:val="none" w:sz="0" w:space="0" w:color="auto"/>
      </w:divBdr>
    </w:div>
    <w:div w:id="1223444617">
      <w:bodyDiv w:val="1"/>
      <w:marLeft w:val="0"/>
      <w:marRight w:val="0"/>
      <w:marTop w:val="0"/>
      <w:marBottom w:val="0"/>
      <w:divBdr>
        <w:top w:val="none" w:sz="0" w:space="0" w:color="auto"/>
        <w:left w:val="none" w:sz="0" w:space="0" w:color="auto"/>
        <w:bottom w:val="none" w:sz="0" w:space="0" w:color="auto"/>
        <w:right w:val="none" w:sz="0" w:space="0" w:color="auto"/>
      </w:divBdr>
    </w:div>
    <w:div w:id="1265724022">
      <w:bodyDiv w:val="1"/>
      <w:marLeft w:val="0"/>
      <w:marRight w:val="0"/>
      <w:marTop w:val="0"/>
      <w:marBottom w:val="0"/>
      <w:divBdr>
        <w:top w:val="none" w:sz="0" w:space="0" w:color="auto"/>
        <w:left w:val="none" w:sz="0" w:space="0" w:color="auto"/>
        <w:bottom w:val="none" w:sz="0" w:space="0" w:color="auto"/>
        <w:right w:val="none" w:sz="0" w:space="0" w:color="auto"/>
      </w:divBdr>
    </w:div>
    <w:div w:id="1372723709">
      <w:bodyDiv w:val="1"/>
      <w:marLeft w:val="0"/>
      <w:marRight w:val="0"/>
      <w:marTop w:val="0"/>
      <w:marBottom w:val="0"/>
      <w:divBdr>
        <w:top w:val="none" w:sz="0" w:space="0" w:color="auto"/>
        <w:left w:val="none" w:sz="0" w:space="0" w:color="auto"/>
        <w:bottom w:val="none" w:sz="0" w:space="0" w:color="auto"/>
        <w:right w:val="none" w:sz="0" w:space="0" w:color="auto"/>
      </w:divBdr>
      <w:divsChild>
        <w:div w:id="16650101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94430128">
      <w:bodyDiv w:val="1"/>
      <w:marLeft w:val="0"/>
      <w:marRight w:val="0"/>
      <w:marTop w:val="0"/>
      <w:marBottom w:val="0"/>
      <w:divBdr>
        <w:top w:val="none" w:sz="0" w:space="0" w:color="auto"/>
        <w:left w:val="none" w:sz="0" w:space="0" w:color="auto"/>
        <w:bottom w:val="none" w:sz="0" w:space="0" w:color="auto"/>
        <w:right w:val="none" w:sz="0" w:space="0" w:color="auto"/>
      </w:divBdr>
    </w:div>
    <w:div w:id="1528373230">
      <w:bodyDiv w:val="1"/>
      <w:marLeft w:val="0"/>
      <w:marRight w:val="0"/>
      <w:marTop w:val="0"/>
      <w:marBottom w:val="0"/>
      <w:divBdr>
        <w:top w:val="none" w:sz="0" w:space="0" w:color="auto"/>
        <w:left w:val="none" w:sz="0" w:space="0" w:color="auto"/>
        <w:bottom w:val="none" w:sz="0" w:space="0" w:color="auto"/>
        <w:right w:val="none" w:sz="0" w:space="0" w:color="auto"/>
      </w:divBdr>
    </w:div>
    <w:div w:id="1534077927">
      <w:bodyDiv w:val="1"/>
      <w:marLeft w:val="0"/>
      <w:marRight w:val="0"/>
      <w:marTop w:val="0"/>
      <w:marBottom w:val="0"/>
      <w:divBdr>
        <w:top w:val="none" w:sz="0" w:space="0" w:color="auto"/>
        <w:left w:val="none" w:sz="0" w:space="0" w:color="auto"/>
        <w:bottom w:val="none" w:sz="0" w:space="0" w:color="auto"/>
        <w:right w:val="none" w:sz="0" w:space="0" w:color="auto"/>
      </w:divBdr>
    </w:div>
    <w:div w:id="1646398825">
      <w:bodyDiv w:val="1"/>
      <w:marLeft w:val="0"/>
      <w:marRight w:val="0"/>
      <w:marTop w:val="0"/>
      <w:marBottom w:val="0"/>
      <w:divBdr>
        <w:top w:val="none" w:sz="0" w:space="0" w:color="auto"/>
        <w:left w:val="none" w:sz="0" w:space="0" w:color="auto"/>
        <w:bottom w:val="none" w:sz="0" w:space="0" w:color="auto"/>
        <w:right w:val="none" w:sz="0" w:space="0" w:color="auto"/>
      </w:divBdr>
    </w:div>
    <w:div w:id="1680809767">
      <w:bodyDiv w:val="1"/>
      <w:marLeft w:val="0"/>
      <w:marRight w:val="0"/>
      <w:marTop w:val="0"/>
      <w:marBottom w:val="0"/>
      <w:divBdr>
        <w:top w:val="none" w:sz="0" w:space="0" w:color="auto"/>
        <w:left w:val="none" w:sz="0" w:space="0" w:color="auto"/>
        <w:bottom w:val="none" w:sz="0" w:space="0" w:color="auto"/>
        <w:right w:val="none" w:sz="0" w:space="0" w:color="auto"/>
      </w:divBdr>
      <w:divsChild>
        <w:div w:id="1350598265">
          <w:marLeft w:val="0"/>
          <w:marRight w:val="0"/>
          <w:marTop w:val="0"/>
          <w:marBottom w:val="0"/>
          <w:divBdr>
            <w:top w:val="none" w:sz="0" w:space="0" w:color="auto"/>
            <w:left w:val="none" w:sz="0" w:space="0" w:color="auto"/>
            <w:bottom w:val="none" w:sz="0" w:space="0" w:color="auto"/>
            <w:right w:val="none" w:sz="0" w:space="0" w:color="auto"/>
          </w:divBdr>
          <w:divsChild>
            <w:div w:id="590503488">
              <w:marLeft w:val="0"/>
              <w:marRight w:val="0"/>
              <w:marTop w:val="0"/>
              <w:marBottom w:val="0"/>
              <w:divBdr>
                <w:top w:val="none" w:sz="0" w:space="0" w:color="auto"/>
                <w:left w:val="none" w:sz="0" w:space="0" w:color="auto"/>
                <w:bottom w:val="none" w:sz="0" w:space="0" w:color="auto"/>
                <w:right w:val="none" w:sz="0" w:space="0" w:color="auto"/>
              </w:divBdr>
              <w:divsChild>
                <w:div w:id="170729658">
                  <w:marLeft w:val="150"/>
                  <w:marRight w:val="150"/>
                  <w:marTop w:val="150"/>
                  <w:marBottom w:val="150"/>
                  <w:divBdr>
                    <w:top w:val="none" w:sz="0" w:space="0" w:color="auto"/>
                    <w:left w:val="none" w:sz="0" w:space="0" w:color="auto"/>
                    <w:bottom w:val="none" w:sz="0" w:space="0" w:color="auto"/>
                    <w:right w:val="none" w:sz="0" w:space="0" w:color="auto"/>
                  </w:divBdr>
                  <w:divsChild>
                    <w:div w:id="1339961151">
                      <w:marLeft w:val="0"/>
                      <w:marRight w:val="0"/>
                      <w:marTop w:val="0"/>
                      <w:marBottom w:val="0"/>
                      <w:divBdr>
                        <w:top w:val="none" w:sz="0" w:space="0" w:color="auto"/>
                        <w:left w:val="none" w:sz="0" w:space="0" w:color="auto"/>
                        <w:bottom w:val="none" w:sz="0" w:space="0" w:color="auto"/>
                        <w:right w:val="none" w:sz="0" w:space="0" w:color="auto"/>
                      </w:divBdr>
                      <w:divsChild>
                        <w:div w:id="1774667122">
                          <w:marLeft w:val="0"/>
                          <w:marRight w:val="0"/>
                          <w:marTop w:val="0"/>
                          <w:marBottom w:val="0"/>
                          <w:divBdr>
                            <w:top w:val="none" w:sz="0" w:space="0" w:color="auto"/>
                            <w:left w:val="none" w:sz="0" w:space="0" w:color="auto"/>
                            <w:bottom w:val="none" w:sz="0" w:space="0" w:color="auto"/>
                            <w:right w:val="none" w:sz="0" w:space="0" w:color="auto"/>
                          </w:divBdr>
                          <w:divsChild>
                            <w:div w:id="1290167229">
                              <w:marLeft w:val="135"/>
                              <w:marRight w:val="135"/>
                              <w:marTop w:val="0"/>
                              <w:marBottom w:val="135"/>
                              <w:divBdr>
                                <w:top w:val="none" w:sz="0" w:space="0" w:color="auto"/>
                                <w:left w:val="none" w:sz="0" w:space="0" w:color="auto"/>
                                <w:bottom w:val="none" w:sz="0" w:space="0" w:color="auto"/>
                                <w:right w:val="none" w:sz="0" w:space="0" w:color="auto"/>
                              </w:divBdr>
                              <w:divsChild>
                                <w:div w:id="836530947">
                                  <w:marLeft w:val="0"/>
                                  <w:marRight w:val="0"/>
                                  <w:marTop w:val="0"/>
                                  <w:marBottom w:val="0"/>
                                  <w:divBdr>
                                    <w:top w:val="none" w:sz="0" w:space="0" w:color="auto"/>
                                    <w:left w:val="none" w:sz="0" w:space="0" w:color="auto"/>
                                    <w:bottom w:val="none" w:sz="0" w:space="0" w:color="auto"/>
                                    <w:right w:val="none" w:sz="0" w:space="0" w:color="auto"/>
                                  </w:divBdr>
                                </w:div>
                                <w:div w:id="1514568358">
                                  <w:marLeft w:val="0"/>
                                  <w:marRight w:val="0"/>
                                  <w:marTop w:val="525"/>
                                  <w:marBottom w:val="0"/>
                                  <w:divBdr>
                                    <w:top w:val="none" w:sz="0" w:space="0" w:color="auto"/>
                                    <w:left w:val="none" w:sz="0" w:space="0" w:color="auto"/>
                                    <w:bottom w:val="none" w:sz="0" w:space="0" w:color="auto"/>
                                    <w:right w:val="none" w:sz="0" w:space="0" w:color="auto"/>
                                  </w:divBdr>
                                </w:div>
                              </w:divsChild>
                            </w:div>
                            <w:div w:id="1276786958">
                              <w:marLeft w:val="150"/>
                              <w:marRight w:val="150"/>
                              <w:marTop w:val="15"/>
                              <w:marBottom w:val="150"/>
                              <w:divBdr>
                                <w:top w:val="none" w:sz="0" w:space="0" w:color="auto"/>
                                <w:left w:val="none" w:sz="0" w:space="0" w:color="auto"/>
                                <w:bottom w:val="none" w:sz="0" w:space="0" w:color="auto"/>
                                <w:right w:val="none" w:sz="0" w:space="0" w:color="auto"/>
                              </w:divBdr>
                              <w:divsChild>
                                <w:div w:id="1554079903">
                                  <w:marLeft w:val="0"/>
                                  <w:marRight w:val="0"/>
                                  <w:marTop w:val="0"/>
                                  <w:marBottom w:val="0"/>
                                  <w:divBdr>
                                    <w:top w:val="none" w:sz="0" w:space="0" w:color="auto"/>
                                    <w:left w:val="none" w:sz="0" w:space="0" w:color="auto"/>
                                    <w:bottom w:val="none" w:sz="0" w:space="0" w:color="auto"/>
                                    <w:right w:val="none" w:sz="0" w:space="0" w:color="auto"/>
                                  </w:divBdr>
                                </w:div>
                                <w:div w:id="148566325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55354">
          <w:marLeft w:val="0"/>
          <w:marRight w:val="0"/>
          <w:marTop w:val="0"/>
          <w:marBottom w:val="0"/>
          <w:divBdr>
            <w:top w:val="none" w:sz="0" w:space="0" w:color="auto"/>
            <w:left w:val="none" w:sz="0" w:space="0" w:color="auto"/>
            <w:bottom w:val="none" w:sz="0" w:space="0" w:color="auto"/>
            <w:right w:val="none" w:sz="0" w:space="0" w:color="auto"/>
          </w:divBdr>
          <w:divsChild>
            <w:div w:id="765615673">
              <w:marLeft w:val="0"/>
              <w:marRight w:val="0"/>
              <w:marTop w:val="0"/>
              <w:marBottom w:val="0"/>
              <w:divBdr>
                <w:top w:val="none" w:sz="0" w:space="0" w:color="auto"/>
                <w:left w:val="none" w:sz="0" w:space="0" w:color="auto"/>
                <w:bottom w:val="none" w:sz="0" w:space="0" w:color="auto"/>
                <w:right w:val="none" w:sz="0" w:space="0" w:color="auto"/>
              </w:divBdr>
              <w:divsChild>
                <w:div w:id="786656151">
                  <w:marLeft w:val="150"/>
                  <w:marRight w:val="150"/>
                  <w:marTop w:val="150"/>
                  <w:marBottom w:val="150"/>
                  <w:divBdr>
                    <w:top w:val="none" w:sz="0" w:space="0" w:color="auto"/>
                    <w:left w:val="none" w:sz="0" w:space="0" w:color="auto"/>
                    <w:bottom w:val="none" w:sz="0" w:space="0" w:color="auto"/>
                    <w:right w:val="none" w:sz="0" w:space="0" w:color="auto"/>
                  </w:divBdr>
                  <w:divsChild>
                    <w:div w:id="6227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66707">
      <w:bodyDiv w:val="1"/>
      <w:marLeft w:val="0"/>
      <w:marRight w:val="0"/>
      <w:marTop w:val="0"/>
      <w:marBottom w:val="0"/>
      <w:divBdr>
        <w:top w:val="none" w:sz="0" w:space="0" w:color="auto"/>
        <w:left w:val="none" w:sz="0" w:space="0" w:color="auto"/>
        <w:bottom w:val="none" w:sz="0" w:space="0" w:color="auto"/>
        <w:right w:val="none" w:sz="0" w:space="0" w:color="auto"/>
      </w:divBdr>
    </w:div>
    <w:div w:id="1845124899">
      <w:bodyDiv w:val="1"/>
      <w:marLeft w:val="0"/>
      <w:marRight w:val="0"/>
      <w:marTop w:val="0"/>
      <w:marBottom w:val="0"/>
      <w:divBdr>
        <w:top w:val="none" w:sz="0" w:space="0" w:color="auto"/>
        <w:left w:val="none" w:sz="0" w:space="0" w:color="auto"/>
        <w:bottom w:val="none" w:sz="0" w:space="0" w:color="auto"/>
        <w:right w:val="none" w:sz="0" w:space="0" w:color="auto"/>
      </w:divBdr>
    </w:div>
    <w:div w:id="1856264384">
      <w:bodyDiv w:val="1"/>
      <w:marLeft w:val="0"/>
      <w:marRight w:val="0"/>
      <w:marTop w:val="0"/>
      <w:marBottom w:val="0"/>
      <w:divBdr>
        <w:top w:val="none" w:sz="0" w:space="0" w:color="auto"/>
        <w:left w:val="none" w:sz="0" w:space="0" w:color="auto"/>
        <w:bottom w:val="none" w:sz="0" w:space="0" w:color="auto"/>
        <w:right w:val="none" w:sz="0" w:space="0" w:color="auto"/>
      </w:divBdr>
      <w:divsChild>
        <w:div w:id="1103767150">
          <w:marLeft w:val="0"/>
          <w:marRight w:val="0"/>
          <w:marTop w:val="0"/>
          <w:marBottom w:val="0"/>
          <w:divBdr>
            <w:top w:val="none" w:sz="0" w:space="0" w:color="auto"/>
            <w:left w:val="none" w:sz="0" w:space="0" w:color="auto"/>
            <w:bottom w:val="none" w:sz="0" w:space="0" w:color="auto"/>
            <w:right w:val="none" w:sz="0" w:space="0" w:color="auto"/>
          </w:divBdr>
          <w:divsChild>
            <w:div w:id="1360164016">
              <w:marLeft w:val="0"/>
              <w:marRight w:val="0"/>
              <w:marTop w:val="0"/>
              <w:marBottom w:val="0"/>
              <w:divBdr>
                <w:top w:val="none" w:sz="0" w:space="0" w:color="auto"/>
                <w:left w:val="none" w:sz="0" w:space="0" w:color="auto"/>
                <w:bottom w:val="none" w:sz="0" w:space="0" w:color="auto"/>
                <w:right w:val="none" w:sz="0" w:space="0" w:color="auto"/>
              </w:divBdr>
              <w:divsChild>
                <w:div w:id="7415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68432">
      <w:bodyDiv w:val="1"/>
      <w:marLeft w:val="0"/>
      <w:marRight w:val="0"/>
      <w:marTop w:val="0"/>
      <w:marBottom w:val="0"/>
      <w:divBdr>
        <w:top w:val="none" w:sz="0" w:space="0" w:color="auto"/>
        <w:left w:val="none" w:sz="0" w:space="0" w:color="auto"/>
        <w:bottom w:val="none" w:sz="0" w:space="0" w:color="auto"/>
        <w:right w:val="none" w:sz="0" w:space="0" w:color="auto"/>
      </w:divBdr>
    </w:div>
    <w:div w:id="2056656779">
      <w:bodyDiv w:val="1"/>
      <w:marLeft w:val="0"/>
      <w:marRight w:val="0"/>
      <w:marTop w:val="0"/>
      <w:marBottom w:val="0"/>
      <w:divBdr>
        <w:top w:val="none" w:sz="0" w:space="0" w:color="auto"/>
        <w:left w:val="none" w:sz="0" w:space="0" w:color="auto"/>
        <w:bottom w:val="none" w:sz="0" w:space="0" w:color="auto"/>
        <w:right w:val="none" w:sz="0" w:space="0" w:color="auto"/>
      </w:divBdr>
      <w:divsChild>
        <w:div w:id="14483494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32743733">
      <w:bodyDiv w:val="1"/>
      <w:marLeft w:val="0"/>
      <w:marRight w:val="0"/>
      <w:marTop w:val="0"/>
      <w:marBottom w:val="0"/>
      <w:divBdr>
        <w:top w:val="none" w:sz="0" w:space="0" w:color="auto"/>
        <w:left w:val="none" w:sz="0" w:space="0" w:color="auto"/>
        <w:bottom w:val="none" w:sz="0" w:space="0" w:color="auto"/>
        <w:right w:val="none" w:sz="0" w:space="0" w:color="auto"/>
      </w:divBdr>
    </w:div>
    <w:div w:id="213617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12C098-6BF2-3142-A1F7-4ABF1451CD53}">
  <we:reference id="wa104381727" version="1.0.0.9" store="en-US"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AFD0E-444F-479C-803E-17782C36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41345</Words>
  <Characters>235669</Characters>
  <Application>Microsoft Office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5</cp:revision>
  <cp:lastPrinted>2023-06-01T22:25:00Z</cp:lastPrinted>
  <dcterms:created xsi:type="dcterms:W3CDTF">2023-06-20T17:27:00Z</dcterms:created>
  <dcterms:modified xsi:type="dcterms:W3CDTF">2023-06-20T18:00:00Z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zotero-version="6.0.27-beta.3+3e12f3f20"&gt;&lt;session id="pYksFTNn"/&gt;&lt;style id="http://www.zotero.org/styles/biomed-central" hasBibliography="1" bibliographyStyleHasBeenSet="1"/&gt;&lt;prefs&gt;&lt;pref name="fieldType" value="Field"/&gt;&lt;/prefs&gt;&lt;/dat</vt:lpwstr>
  </property>
  <property fmtid="{D5CDD505-2E9C-101B-9397-08002B2CF9AE}" pid="3" name="ZOTERO_PREF_2">
    <vt:lpwstr>a&gt;</vt:lpwstr>
  </property>
</Properties>
</file>